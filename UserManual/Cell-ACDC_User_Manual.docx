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0EEF" w14:textId="4A30AC09" w:rsidR="00E57846" w:rsidRPr="004225BB" w:rsidRDefault="004225BB" w:rsidP="004225BB">
      <w:pPr>
        <w:pStyle w:val="Title"/>
        <w:spacing w:after="480"/>
        <w:rPr>
          <w:rFonts w:ascii="Ubuntu" w:hAnsi="Ubuntu"/>
          <w:lang w:val="en-GB"/>
        </w:rPr>
      </w:pPr>
      <w:r w:rsidRPr="004225BB">
        <w:rPr>
          <w:rFonts w:ascii="Ubuntu" w:hAnsi="Ubuntu"/>
          <w:noProof/>
          <w:lang w:val="en-GB"/>
        </w:rPr>
        <w:drawing>
          <wp:anchor distT="0" distB="0" distL="114300" distR="114300" simplePos="0" relativeHeight="251659264" behindDoc="0" locked="0" layoutInCell="1" allowOverlap="1" wp14:anchorId="353C6EAA" wp14:editId="67944EA3">
            <wp:simplePos x="0" y="0"/>
            <wp:positionH relativeFrom="column">
              <wp:posOffset>0</wp:posOffset>
            </wp:positionH>
            <wp:positionV relativeFrom="paragraph">
              <wp:posOffset>2209</wp:posOffset>
            </wp:positionV>
            <wp:extent cx="453358" cy="453358"/>
            <wp:effectExtent l="0" t="0" r="0" b="4445"/>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3358" cy="453358"/>
                    </a:xfrm>
                    <a:prstGeom prst="rect">
                      <a:avLst/>
                    </a:prstGeom>
                  </pic:spPr>
                </pic:pic>
              </a:graphicData>
            </a:graphic>
          </wp:anchor>
        </w:drawing>
      </w:r>
      <w:r w:rsidR="00E57846" w:rsidRPr="004225BB">
        <w:rPr>
          <w:rFonts w:ascii="Ubuntu" w:hAnsi="Ubuntu"/>
          <w:lang w:val="en-GB"/>
        </w:rPr>
        <w:t xml:space="preserve">Cell-ACDC </w:t>
      </w:r>
    </w:p>
    <w:p w14:paraId="65259834" w14:textId="40D32511" w:rsidR="00B55FCA" w:rsidRDefault="00E57846" w:rsidP="00E57846">
      <w:pPr>
        <w:rPr>
          <w:lang w:val="en-GB"/>
        </w:rPr>
      </w:pPr>
      <w:r>
        <w:rPr>
          <w:lang w:val="en-GB"/>
        </w:rPr>
        <w:t xml:space="preserve">A </w:t>
      </w:r>
      <w:r w:rsidRPr="00441197">
        <w:rPr>
          <w:b/>
          <w:bCs/>
          <w:lang w:val="en-GB"/>
        </w:rPr>
        <w:t>GUI</w:t>
      </w:r>
      <w:r>
        <w:rPr>
          <w:lang w:val="en-GB"/>
        </w:rPr>
        <w:t xml:space="preserve">-based framework for </w:t>
      </w:r>
      <w:r w:rsidRPr="00B55FCA">
        <w:rPr>
          <w:b/>
          <w:bCs/>
          <w:lang w:val="en-GB"/>
        </w:rPr>
        <w:t>segmentation</w:t>
      </w:r>
      <w:r>
        <w:rPr>
          <w:lang w:val="en-GB"/>
        </w:rPr>
        <w:t xml:space="preserve">, </w:t>
      </w:r>
      <w:r w:rsidRPr="00B55FCA">
        <w:rPr>
          <w:b/>
          <w:bCs/>
          <w:lang w:val="en-GB"/>
        </w:rPr>
        <w:t>tracking</w:t>
      </w:r>
      <w:r>
        <w:rPr>
          <w:lang w:val="en-GB"/>
        </w:rPr>
        <w:t xml:space="preserve"> and </w:t>
      </w:r>
      <w:r w:rsidRPr="00B55FCA">
        <w:rPr>
          <w:b/>
          <w:bCs/>
          <w:lang w:val="en-GB"/>
        </w:rPr>
        <w:t>cell cycle annotations</w:t>
      </w:r>
      <w:r>
        <w:rPr>
          <w:lang w:val="en-GB"/>
        </w:rPr>
        <w:t xml:space="preserve"> of microscopy imaging data. </w:t>
      </w:r>
      <w:r w:rsidR="00B55FCA">
        <w:rPr>
          <w:lang w:val="en-GB"/>
        </w:rPr>
        <w:t xml:space="preserve">It includes two of the latest deep learning methods, </w:t>
      </w:r>
      <w:hyperlink r:id="rId8" w:history="1">
        <w:proofErr w:type="spellStart"/>
        <w:r w:rsidR="00B55FCA" w:rsidRPr="00B55FCA">
          <w:rPr>
            <w:rStyle w:val="Hyperlink"/>
            <w:lang w:val="en-GB"/>
          </w:rPr>
          <w:t>Cellpose</w:t>
        </w:r>
        <w:proofErr w:type="spellEnd"/>
      </w:hyperlink>
      <w:r w:rsidR="00B55FCA">
        <w:rPr>
          <w:lang w:val="en-GB"/>
        </w:rPr>
        <w:t xml:space="preserve"> and </w:t>
      </w:r>
      <w:hyperlink r:id="rId9" w:history="1">
        <w:proofErr w:type="spellStart"/>
        <w:r w:rsidR="00B55FCA" w:rsidRPr="00B55FCA">
          <w:rPr>
            <w:rStyle w:val="Hyperlink"/>
            <w:lang w:val="en-GB"/>
          </w:rPr>
          <w:t>YeaZ</w:t>
        </w:r>
        <w:proofErr w:type="spellEnd"/>
      </w:hyperlink>
      <w:r w:rsidR="00B55FCA">
        <w:rPr>
          <w:lang w:val="en-GB"/>
        </w:rPr>
        <w:t xml:space="preserve">. </w:t>
      </w:r>
    </w:p>
    <w:p w14:paraId="7F41D596" w14:textId="6B6B2356" w:rsidR="003016E5" w:rsidRDefault="003016E5" w:rsidP="00E57846">
      <w:pPr>
        <w:rPr>
          <w:lang w:val="en-GB"/>
        </w:rPr>
      </w:pPr>
      <w:r w:rsidRPr="003016E5">
        <w:rPr>
          <w:rFonts w:cstheme="minorHAnsi"/>
          <w:b/>
          <w:bCs/>
          <w:lang w:val="en-GB"/>
        </w:rPr>
        <w:t>Cell-ACDC</w:t>
      </w:r>
      <w:r>
        <w:rPr>
          <w:lang w:val="en-GB"/>
        </w:rPr>
        <w:t xml:space="preserve"> 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06406A">
        <w:rPr>
          <w:lang w:val="en-GB"/>
        </w:rPr>
        <w:t xml:space="preserve"> </w:t>
      </w:r>
    </w:p>
    <w:p w14:paraId="74E70905" w14:textId="58984896" w:rsidR="00E57846" w:rsidRPr="005C1605" w:rsidRDefault="00E57846" w:rsidP="00E57846">
      <w:pPr>
        <w:rPr>
          <w:i/>
          <w:iCs/>
          <w:lang w:val="en-GB"/>
        </w:rPr>
      </w:pPr>
      <w:r w:rsidRPr="005C1605">
        <w:rPr>
          <w:i/>
          <w:iCs/>
          <w:lang w:val="en-GB"/>
        </w:rPr>
        <w:t xml:space="preserve">Written in Python 3 by Francesco Padovani and </w:t>
      </w:r>
      <w:proofErr w:type="spellStart"/>
      <w:r w:rsidRPr="005C1605">
        <w:rPr>
          <w:i/>
          <w:iCs/>
          <w:lang w:val="en-GB"/>
        </w:rPr>
        <w:t>Benedikt</w:t>
      </w:r>
      <w:proofErr w:type="spellEnd"/>
      <w:r w:rsidRPr="005C1605">
        <w:rPr>
          <w:i/>
          <w:iCs/>
          <w:lang w:val="en-GB"/>
        </w:rPr>
        <w:t xml:space="preserve"> </w:t>
      </w:r>
      <w:proofErr w:type="spellStart"/>
      <w:r w:rsidRPr="005C1605">
        <w:rPr>
          <w:i/>
          <w:iCs/>
          <w:lang w:val="en-GB"/>
        </w:rPr>
        <w:t>Mairhoermann</w:t>
      </w:r>
      <w:proofErr w:type="spellEnd"/>
      <w:r w:rsidRPr="005C1605">
        <w:rPr>
          <w:i/>
          <w:iCs/>
          <w:lang w:val="en-GB"/>
        </w:rPr>
        <w:t xml:space="preserve">. </w:t>
      </w:r>
    </w:p>
    <w:p w14:paraId="7E2A46D7" w14:textId="3ABDAA82" w:rsidR="00E57846" w:rsidRPr="007F4917" w:rsidRDefault="008112E6" w:rsidP="00E57846">
      <w:pPr>
        <w:rPr>
          <w:sz w:val="20"/>
          <w:szCs w:val="20"/>
          <w:lang w:val="en-GB"/>
        </w:rPr>
      </w:pPr>
      <w:r>
        <w:rPr>
          <w:sz w:val="20"/>
          <w:szCs w:val="20"/>
          <w:lang w:val="en-GB"/>
        </w:rPr>
        <w:t>*</w:t>
      </w:r>
      <w:r w:rsidR="007C2FBE" w:rsidRPr="007F4917">
        <w:rPr>
          <w:sz w:val="20"/>
          <w:szCs w:val="20"/>
          <w:lang w:val="en-GB"/>
        </w:rPr>
        <w:t>Tested</w:t>
      </w:r>
      <w:r w:rsidR="007C2FBE" w:rsidRPr="007F4917">
        <w:rPr>
          <w:sz w:val="20"/>
          <w:szCs w:val="20"/>
          <w:lang w:val="en-GB"/>
        </w:rPr>
        <w:t xml:space="preserve"> on Windows 10 64 bit, macOS , and Linux Mint 20.1</w:t>
      </w:r>
    </w:p>
    <w:p w14:paraId="2E422735" w14:textId="02060619" w:rsidR="00E57846" w:rsidRDefault="00E57846" w:rsidP="00E57846">
      <w:pPr>
        <w:pStyle w:val="Heading1"/>
        <w:rPr>
          <w:lang w:val="en-GB"/>
        </w:rPr>
      </w:pPr>
      <w:r>
        <w:rPr>
          <w:lang w:val="en-GB"/>
        </w:rPr>
        <w:t>Installation</w:t>
      </w:r>
    </w:p>
    <w:p w14:paraId="6E0E0CF2" w14:textId="43A1A03F" w:rsidR="00E57846" w:rsidRPr="000D019B" w:rsidRDefault="00E57846" w:rsidP="00715BDC">
      <w:pPr>
        <w:pStyle w:val="ListParagraph"/>
        <w:numPr>
          <w:ilvl w:val="0"/>
          <w:numId w:val="6"/>
        </w:numPr>
        <w:spacing w:after="120" w:line="240" w:lineRule="auto"/>
        <w:ind w:left="714" w:hanging="357"/>
        <w:contextualSpacing w:val="0"/>
        <w:rPr>
          <w:lang w:val="en-GB"/>
        </w:rPr>
      </w:pPr>
      <w:r w:rsidRPr="000D019B">
        <w:rPr>
          <w:lang w:val="en-GB"/>
        </w:rPr>
        <w:t xml:space="preserve">Download the latest release from </w:t>
      </w:r>
      <w:hyperlink r:id="rId10" w:history="1">
        <w:r w:rsidRPr="000D019B">
          <w:rPr>
            <w:rStyle w:val="Hyperlink"/>
            <w:lang w:val="en-GB"/>
          </w:rPr>
          <w:t>here</w:t>
        </w:r>
      </w:hyperlink>
      <w:r w:rsidR="00B55FCA" w:rsidRPr="000D019B">
        <w:rPr>
          <w:lang w:val="en-GB"/>
        </w:rPr>
        <w:t xml:space="preserve">. </w:t>
      </w:r>
    </w:p>
    <w:p w14:paraId="0927129F" w14:textId="05341F22" w:rsidR="00B55FCA" w:rsidRDefault="00E57846" w:rsidP="00715BDC">
      <w:pPr>
        <w:pStyle w:val="ListParagraph"/>
        <w:numPr>
          <w:ilvl w:val="0"/>
          <w:numId w:val="6"/>
        </w:numPr>
        <w:spacing w:after="120" w:line="240" w:lineRule="auto"/>
        <w:ind w:left="714" w:hanging="357"/>
        <w:contextualSpacing w:val="0"/>
      </w:pPr>
      <w:r>
        <w:t xml:space="preserve">If you don’t already have Python or Anaconda, </w:t>
      </w:r>
      <w:r w:rsidR="00B94463">
        <w:t>download,</w:t>
      </w:r>
      <w:r>
        <w:t xml:space="preserve"> and install </w:t>
      </w:r>
      <w:proofErr w:type="spellStart"/>
      <w:r>
        <w:t>Miniconda</w:t>
      </w:r>
      <w:proofErr w:type="spellEnd"/>
      <w:r w:rsidR="00B55FCA">
        <w:t xml:space="preserve"> for Python 3.8 </w:t>
      </w:r>
      <w:hyperlink r:id="rId11" w:history="1">
        <w:r w:rsidR="00B55FCA" w:rsidRPr="000D019B">
          <w:rPr>
            <w:rStyle w:val="Hyperlink"/>
            <w:lang w:val="en-GB"/>
          </w:rPr>
          <w:t>here</w:t>
        </w:r>
      </w:hyperlink>
      <w:r w:rsidR="0016160E">
        <w:t xml:space="preserve">. We </w:t>
      </w:r>
      <w:r w:rsidR="00A4157D">
        <w:t>recommend</w:t>
      </w:r>
      <w:r w:rsidR="0016160E">
        <w:t xml:space="preserve"> using Anaconda even</w:t>
      </w:r>
      <w:r w:rsidR="008E2436">
        <w:t xml:space="preserve"> if</w:t>
      </w:r>
      <w:r w:rsidR="0016160E">
        <w:t xml:space="preserve"> you already have Python.</w:t>
      </w:r>
    </w:p>
    <w:p w14:paraId="5A5C4C21" w14:textId="51F53DD1" w:rsidR="00B55FCA" w:rsidRPr="000D019B" w:rsidRDefault="00B55FCA" w:rsidP="00686550">
      <w:pPr>
        <w:pStyle w:val="ListParagraph"/>
        <w:numPr>
          <w:ilvl w:val="0"/>
          <w:numId w:val="6"/>
        </w:numPr>
        <w:spacing w:after="360" w:line="240" w:lineRule="auto"/>
        <w:ind w:left="714" w:hanging="357"/>
        <w:contextualSpacing w:val="0"/>
        <w:rPr>
          <w:lang w:val="en-GB"/>
        </w:rPr>
      </w:pPr>
      <w:r w:rsidRPr="000D019B">
        <w:rPr>
          <w:lang w:val="en-GB"/>
        </w:rPr>
        <w:t>Follow the instructions below specific to your OS</w:t>
      </w:r>
    </w:p>
    <w:p w14:paraId="5C2B38BD" w14:textId="7C083A28" w:rsidR="00FD159C" w:rsidRDefault="00B55FCA" w:rsidP="00E13EF3">
      <w:pPr>
        <w:pStyle w:val="Heading2"/>
      </w:pPr>
      <w:r>
        <w:rPr>
          <w:lang w:val="en-GB"/>
        </w:rPr>
        <w:t xml:space="preserve">Installing on </w:t>
      </w:r>
      <w:r w:rsidR="00AC2D3E">
        <w:rPr>
          <w:lang w:val="en-GB"/>
        </w:rPr>
        <w:t>Windows</w:t>
      </w:r>
      <w:r w:rsidR="005C1605">
        <w:rPr>
          <w:lang w:val="en-GB"/>
        </w:rPr>
        <w:t xml:space="preserve"> using </w:t>
      </w:r>
      <w:proofErr w:type="spellStart"/>
      <w:r w:rsidR="00D8180E">
        <w:rPr>
          <w:lang w:val="en-GB"/>
        </w:rPr>
        <w:t>c</w:t>
      </w:r>
      <w:r w:rsidR="00003180">
        <w:rPr>
          <w:lang w:val="en-GB"/>
        </w:rPr>
        <w:t>onda</w:t>
      </w:r>
      <w:proofErr w:type="spellEnd"/>
    </w:p>
    <w:p w14:paraId="231DF88F" w14:textId="41B1C6FA" w:rsidR="00B55FCA" w:rsidRPr="00DF5A36" w:rsidRDefault="00B55FCA" w:rsidP="00441197">
      <w:pPr>
        <w:pStyle w:val="ListParagraph"/>
        <w:numPr>
          <w:ilvl w:val="0"/>
          <w:numId w:val="7"/>
        </w:numPr>
        <w:spacing w:after="120" w:line="240" w:lineRule="auto"/>
        <w:ind w:left="714" w:hanging="357"/>
        <w:contextualSpacing w:val="0"/>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D40513" w:rsidRPr="00D40513">
        <w:rPr>
          <w:rStyle w:val="Code"/>
        </w:rPr>
        <w:t>C:\Users</w:t>
      </w:r>
      <w:r w:rsidR="005C1605">
        <w:rPr>
          <w:rStyle w:val="Code"/>
        </w:rPr>
        <w:t xml:space="preserve">\Frank </w:t>
      </w:r>
    </w:p>
    <w:p w14:paraId="38BE6DB1" w14:textId="77777777" w:rsidR="00BC1187" w:rsidRDefault="00BC1187" w:rsidP="00441197">
      <w:pPr>
        <w:pStyle w:val="ListParagraph"/>
        <w:numPr>
          <w:ilvl w:val="0"/>
          <w:numId w:val="7"/>
        </w:numPr>
        <w:spacing w:after="120" w:line="240" w:lineRule="auto"/>
        <w:ind w:left="714" w:hanging="357"/>
        <w:contextualSpacing w:val="0"/>
      </w:pPr>
      <w:r>
        <w:t>Open the Anaconda Prompt (you should be able to find it from the search bar)</w:t>
      </w:r>
    </w:p>
    <w:p w14:paraId="24764A38" w14:textId="3B9AFD4B" w:rsidR="00560D64" w:rsidRPr="00B0087D" w:rsidRDefault="00BC1187" w:rsidP="00441197">
      <w:pPr>
        <w:pStyle w:val="ListParagraph"/>
        <w:numPr>
          <w:ilvl w:val="0"/>
          <w:numId w:val="7"/>
        </w:numPr>
        <w:spacing w:after="120"/>
        <w:ind w:left="714" w:hanging="357"/>
        <w:contextualSpacing w:val="0"/>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w:t>
      </w:r>
      <w:r w:rsidR="00511CED">
        <w:t>(</w:t>
      </w:r>
      <w:r>
        <w:t xml:space="preserve">in this example it is </w:t>
      </w:r>
      <w:r w:rsidRPr="00D40513">
        <w:rPr>
          <w:rStyle w:val="Code"/>
        </w:rPr>
        <w:t>C:\Users</w:t>
      </w:r>
      <w:r>
        <w:rPr>
          <w:rStyle w:val="Code"/>
        </w:rPr>
        <w:t>\Frank\</w:t>
      </w:r>
      <w:r w:rsidR="00150720">
        <w:rPr>
          <w:rStyle w:val="Code"/>
        </w:rPr>
        <w:t xml:space="preserve">Cell-ACDC </w:t>
      </w:r>
      <w:r w:rsidR="00D4634C">
        <w:t>)</w:t>
      </w:r>
      <w:r w:rsidR="00511CED">
        <w:t xml:space="preserve"> </w:t>
      </w:r>
      <w:r w:rsidR="00A12544">
        <w:t xml:space="preserve">by typing </w:t>
      </w:r>
      <w:r w:rsidR="00511CED" w:rsidRPr="00A12544">
        <w:rPr>
          <w:rStyle w:val="Code"/>
        </w:rPr>
        <w:t xml:space="preserve">cd </w:t>
      </w:r>
      <w:r w:rsidR="00A12544">
        <w:rPr>
          <w:rStyle w:val="Code"/>
        </w:rPr>
        <w:t>“</w:t>
      </w:r>
      <w:r w:rsidR="00511CED" w:rsidRPr="00D40513">
        <w:rPr>
          <w:rStyle w:val="Code"/>
        </w:rPr>
        <w:t>C:\Users</w:t>
      </w:r>
      <w:r w:rsidR="00511CED">
        <w:rPr>
          <w:rStyle w:val="Code"/>
        </w:rPr>
        <w:t>\Frank\</w:t>
      </w:r>
      <w:proofErr w:type="spellStart"/>
      <w:r w:rsidR="00511CED">
        <w:rPr>
          <w:rStyle w:val="Code"/>
        </w:rPr>
        <w:t>Cell_ACDC</w:t>
      </w:r>
      <w:proofErr w:type="spellEnd"/>
      <w:r w:rsidR="00A12544">
        <w:rPr>
          <w:rStyle w:val="Code"/>
        </w:rPr>
        <w:t>”</w:t>
      </w:r>
      <w:r w:rsidR="00D4634C">
        <w:t xml:space="preserve"> </w:t>
      </w:r>
      <w:r w:rsidR="00A12544">
        <w:t xml:space="preserve"> Press “Enter” to confirm.</w:t>
      </w:r>
      <w:r w:rsidR="00560D64" w:rsidRPr="00560D64">
        <w:t xml:space="preserve"> </w:t>
      </w:r>
      <w:r w:rsidR="00560D64">
        <w:t xml:space="preserve">Note that if you unzipped into a drive different from </w:t>
      </w:r>
      <w:r w:rsidR="00560D64" w:rsidRPr="00560D64">
        <w:rPr>
          <w:rStyle w:val="Code"/>
        </w:rPr>
        <w:t>C:\</w:t>
      </w:r>
      <w:r w:rsidR="00560D64" w:rsidRPr="00560D64">
        <w:t xml:space="preserve"> </w:t>
      </w:r>
      <w:r w:rsidR="008E2436">
        <w:t xml:space="preserve">you </w:t>
      </w:r>
      <w:r w:rsidR="00560D64">
        <w:t>first need to change the drive letter in your terminal. To do so</w:t>
      </w:r>
      <w:r w:rsidR="008E2436">
        <w:t>,</w:t>
      </w:r>
      <w:r w:rsidR="00560D64">
        <w:t xml:space="preserve"> type the letter first (e.g., </w:t>
      </w:r>
      <w:r w:rsidR="00560D64" w:rsidRPr="00560D64">
        <w:rPr>
          <w:rStyle w:val="Code"/>
        </w:rPr>
        <w:t>G:</w:t>
      </w:r>
      <w:r w:rsidR="00560D64">
        <w:t xml:space="preserve">) and then you can navigate with the </w:t>
      </w:r>
      <w:r w:rsidR="00560D64" w:rsidRPr="00560D64">
        <w:rPr>
          <w:rStyle w:val="Code"/>
        </w:rPr>
        <w:t>cd</w:t>
      </w:r>
      <w:r w:rsidR="00560D64">
        <w:t xml:space="preserve"> command.</w:t>
      </w:r>
    </w:p>
    <w:p w14:paraId="6BAC1F07" w14:textId="211909B3" w:rsidR="00BC1187" w:rsidRPr="00D40513" w:rsidRDefault="00A12544" w:rsidP="00496D38">
      <w:pPr>
        <w:spacing w:after="240"/>
        <w:ind w:left="714"/>
        <w:jc w:val="center"/>
      </w:pPr>
      <w:r>
        <w:rPr>
          <w:noProof/>
        </w:rPr>
        <w:drawing>
          <wp:inline distT="0" distB="0" distL="0" distR="0" wp14:anchorId="5895C907" wp14:editId="3F99B8ED">
            <wp:extent cx="4320000" cy="776785"/>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320000" cy="776785"/>
                    </a:xfrm>
                    <a:prstGeom prst="rect">
                      <a:avLst/>
                    </a:prstGeom>
                  </pic:spPr>
                </pic:pic>
              </a:graphicData>
            </a:graphic>
          </wp:inline>
        </w:drawing>
      </w:r>
    </w:p>
    <w:p w14:paraId="46BD4615" w14:textId="1301768B" w:rsidR="00B55FCA" w:rsidRPr="00C63720" w:rsidRDefault="00A12544" w:rsidP="001358C4">
      <w:pPr>
        <w:pStyle w:val="ListParagraph"/>
        <w:numPr>
          <w:ilvl w:val="0"/>
          <w:numId w:val="7"/>
        </w:numPr>
        <w:rPr>
          <w:lang w:val="en-GB"/>
        </w:rPr>
      </w:pPr>
      <w:r w:rsidRPr="00C63720">
        <w:rPr>
          <w:lang w:val="en-GB"/>
        </w:rPr>
        <w:t xml:space="preserve">Now type the following commands </w:t>
      </w:r>
      <w:r w:rsidRPr="00C63720">
        <w:rPr>
          <w:b/>
          <w:bCs/>
          <w:lang w:val="en-GB"/>
        </w:rPr>
        <w:t>one at the time</w:t>
      </w:r>
      <w:r w:rsidRPr="00C63720">
        <w:rPr>
          <w:lang w:val="en-GB"/>
        </w:rPr>
        <w:t xml:space="preserve"> (press “Enter” after each command and type “Y” when requested):</w:t>
      </w:r>
    </w:p>
    <w:p w14:paraId="2F4E8B3C" w14:textId="77777777" w:rsidR="005638F0" w:rsidRDefault="005638F0" w:rsidP="00A12544">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7310260A" w14:textId="67BF41DC" w:rsidR="00A12544" w:rsidRPr="00A12544" w:rsidRDefault="00A12544" w:rsidP="00A12544">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583E8E00" w14:textId="59C6E2E2" w:rsidR="00A12544" w:rsidRDefault="00A12544" w:rsidP="00A12544">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3880CF61" w14:textId="77777777" w:rsidR="00CC1043" w:rsidRDefault="0016160E" w:rsidP="00FD159C">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DFADFA7" w14:textId="3F6F89C6" w:rsidR="0016160E" w:rsidRDefault="003D268F" w:rsidP="0016160E">
      <w:pPr>
        <w:ind w:left="720"/>
        <w:rPr>
          <w:lang w:val="en-GB"/>
        </w:rPr>
      </w:pPr>
      <w:r>
        <w:rPr>
          <w:lang w:val="en-GB"/>
        </w:rPr>
        <w:lastRenderedPageBreak/>
        <w:t xml:space="preserve">If </w:t>
      </w:r>
      <w:r w:rsidR="00280F19">
        <w:rPr>
          <w:lang w:val="en-GB"/>
        </w:rPr>
        <w:t>successful,</w:t>
      </w:r>
      <w:r>
        <w:rPr>
          <w:lang w:val="en-GB"/>
        </w:rPr>
        <w:t xml:space="preserve"> your terminal should now look like </w:t>
      </w:r>
      <w:r w:rsidR="00280F19">
        <w:rPr>
          <w:lang w:val="en-GB"/>
        </w:rPr>
        <w:t xml:space="preserve">the screenshot below (red circle around the part that will tell you that the installation was successful). If you had an </w:t>
      </w:r>
      <w:r w:rsidR="00003180">
        <w:rPr>
          <w:lang w:val="en-GB"/>
        </w:rPr>
        <w:t>error,</w:t>
      </w:r>
      <w:r w:rsidR="00280F19">
        <w:rPr>
          <w:lang w:val="en-GB"/>
        </w:rPr>
        <w:t xml:space="preserve"> you </w:t>
      </w:r>
      <w:r w:rsidR="00003180">
        <w:rPr>
          <w:lang w:val="en-GB"/>
        </w:rPr>
        <w:t>could</w:t>
      </w:r>
      <w:r w:rsidR="00280F19">
        <w:rPr>
          <w:lang w:val="en-GB"/>
        </w:rPr>
        <w:t xml:space="preserve"> try installing using pip (see instructions below</w:t>
      </w:r>
      <w:r w:rsidR="001763EF">
        <w:rPr>
          <w:lang w:val="en-GB"/>
        </w:rPr>
        <w:t>) or</w:t>
      </w:r>
      <w:r w:rsidR="00280F19">
        <w:rPr>
          <w:lang w:val="en-GB"/>
        </w:rPr>
        <w:t xml:space="preserve"> open an issue </w:t>
      </w:r>
      <w:hyperlink r:id="rId13" w:history="1">
        <w:r w:rsidR="00280F19" w:rsidRPr="001763EF">
          <w:rPr>
            <w:rStyle w:val="Hyperlink"/>
            <w:lang w:val="en-GB"/>
          </w:rPr>
          <w:t>here</w:t>
        </w:r>
      </w:hyperlink>
      <w:r w:rsidR="00280F19">
        <w:rPr>
          <w:lang w:val="en-GB"/>
        </w:rPr>
        <w:t>.</w:t>
      </w:r>
    </w:p>
    <w:p w14:paraId="3A13E49F" w14:textId="42CE3B0A" w:rsidR="007E7A1F" w:rsidRDefault="00280F19" w:rsidP="0016160E">
      <w:pPr>
        <w:ind w:left="720"/>
        <w:rPr>
          <w:rStyle w:val="Code"/>
        </w:rPr>
      </w:pPr>
      <w:r>
        <w:rPr>
          <w:noProof/>
        </w:rPr>
        <mc:AlternateContent>
          <mc:Choice Requires="wps">
            <w:drawing>
              <wp:anchor distT="0" distB="0" distL="114300" distR="114300" simplePos="0" relativeHeight="251656192" behindDoc="0" locked="0" layoutInCell="1" allowOverlap="1" wp14:anchorId="7CBBC1BA" wp14:editId="075843A7">
                <wp:simplePos x="0" y="0"/>
                <wp:positionH relativeFrom="column">
                  <wp:posOffset>245548</wp:posOffset>
                </wp:positionH>
                <wp:positionV relativeFrom="paragraph">
                  <wp:posOffset>2842895</wp:posOffset>
                </wp:positionV>
                <wp:extent cx="2181790" cy="752784"/>
                <wp:effectExtent l="0" t="0" r="28575" b="28575"/>
                <wp:wrapNone/>
                <wp:docPr id="3" name="Oval 3"/>
                <wp:cNvGraphicFramePr/>
                <a:graphic xmlns:a="http://schemas.openxmlformats.org/drawingml/2006/main">
                  <a:graphicData uri="http://schemas.microsoft.com/office/word/2010/wordprocessingShape">
                    <wps:wsp>
                      <wps:cNvSpPr/>
                      <wps:spPr>
                        <a:xfrm>
                          <a:off x="0" y="0"/>
                          <a:ext cx="2181790" cy="752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CBD0" id="Oval 3" o:spid="_x0000_s1026" style="position:absolute;margin-left:19.35pt;margin-top:223.85pt;width:171.8pt;height:5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CNkwIAAIMFAAAOAAAAZHJzL2Uyb0RvYy54bWysVFFv2yAQfp+0/4B4Xx2n6dJ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" filled="f" strokecolor="red" strokeweight="1pt">
                <v:stroke joinstyle="miter"/>
              </v:oval>
            </w:pict>
          </mc:Fallback>
        </mc:AlternateContent>
      </w:r>
      <w:r w:rsidR="007E7A1F">
        <w:rPr>
          <w:noProof/>
        </w:rPr>
        <w:drawing>
          <wp:inline distT="0" distB="0" distL="0" distR="0" wp14:anchorId="63D9417C" wp14:editId="60281231">
            <wp:extent cx="5400000" cy="38573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400000" cy="3857308"/>
                    </a:xfrm>
                    <a:prstGeom prst="rect">
                      <a:avLst/>
                    </a:prstGeom>
                  </pic:spPr>
                </pic:pic>
              </a:graphicData>
            </a:graphic>
          </wp:inline>
        </w:drawing>
      </w:r>
    </w:p>
    <w:p w14:paraId="4A2C0ED5" w14:textId="3F4A7B88" w:rsidR="00280F19" w:rsidRDefault="00280F19" w:rsidP="00280F19">
      <w:pPr>
        <w:rPr>
          <w:rStyle w:val="Code"/>
        </w:rPr>
      </w:pPr>
    </w:p>
    <w:p w14:paraId="69D5120D" w14:textId="77777777" w:rsidR="00650CE9" w:rsidRDefault="00650CE9">
      <w:pPr>
        <w:spacing w:line="259" w:lineRule="auto"/>
        <w:rPr>
          <w:rFonts w:asciiTheme="majorHAnsi" w:eastAsiaTheme="majorEastAsia" w:hAnsiTheme="majorHAnsi" w:cstheme="majorBidi"/>
          <w:b/>
          <w:sz w:val="26"/>
          <w:szCs w:val="26"/>
          <w:lang w:val="en-GB"/>
        </w:rPr>
      </w:pPr>
      <w:r>
        <w:rPr>
          <w:lang w:val="en-GB"/>
        </w:rPr>
        <w:br w:type="page"/>
      </w:r>
    </w:p>
    <w:p w14:paraId="599B9464" w14:textId="7C7E1FE3" w:rsidR="00280F19" w:rsidRDefault="00280F19" w:rsidP="00280F19">
      <w:pPr>
        <w:pStyle w:val="Heading2"/>
        <w:rPr>
          <w:lang w:val="en-GB"/>
        </w:rPr>
      </w:pPr>
      <w:r>
        <w:rPr>
          <w:lang w:val="en-GB"/>
        </w:rPr>
        <w:lastRenderedPageBreak/>
        <w:t xml:space="preserve">Installing on </w:t>
      </w:r>
      <w:r w:rsidR="00AC2D3E">
        <w:rPr>
          <w:lang w:val="en-GB"/>
        </w:rPr>
        <w:t>Windows</w:t>
      </w:r>
      <w:r>
        <w:rPr>
          <w:lang w:val="en-GB"/>
        </w:rPr>
        <w:t xml:space="preserve"> using </w:t>
      </w:r>
      <w:r w:rsidR="002A59E8">
        <w:rPr>
          <w:lang w:val="en-GB"/>
        </w:rPr>
        <w:t xml:space="preserve">pip </w:t>
      </w:r>
    </w:p>
    <w:p w14:paraId="277349A2" w14:textId="68C07D1B" w:rsidR="00DF5692" w:rsidRPr="00394218" w:rsidRDefault="00DF5692" w:rsidP="001358C4">
      <w:pPr>
        <w:pStyle w:val="ListParagraph"/>
        <w:numPr>
          <w:ilvl w:val="0"/>
          <w:numId w:val="8"/>
        </w:numPr>
        <w:rPr>
          <w:rFonts w:ascii="Arial Nova" w:hAnsi="Arial Nova"/>
        </w:rPr>
      </w:pPr>
      <w:r>
        <w:t>Download and in</w:t>
      </w:r>
      <w:r w:rsidR="008E2436">
        <w:t>s</w:t>
      </w:r>
      <w:r>
        <w:t xml:space="preserve">tall Python 3.8.4 from </w:t>
      </w:r>
      <w:hyperlink r:id="rId15" w:history="1">
        <w:r w:rsidRPr="00DF5692">
          <w:rPr>
            <w:rStyle w:val="Hyperlink"/>
          </w:rPr>
          <w:t>here</w:t>
        </w:r>
      </w:hyperlink>
      <w:r>
        <w:t xml:space="preserve">. </w:t>
      </w:r>
      <w:r w:rsidRPr="00394218">
        <w:rPr>
          <w:b/>
          <w:bCs/>
        </w:rPr>
        <w:t>Make sure to check the option</w:t>
      </w:r>
      <w:r>
        <w:t xml:space="preserve"> </w:t>
      </w:r>
      <w:r w:rsidRPr="00394218">
        <w:rPr>
          <w:rFonts w:ascii="Segoe UI" w:hAnsi="Segoe UI" w:cs="Segoe UI"/>
          <w:sz w:val="20"/>
          <w:szCs w:val="20"/>
        </w:rPr>
        <w:t>Add Python 3.8 to PATH</w:t>
      </w:r>
      <w:r w:rsidR="00AB76E5" w:rsidRPr="00394218">
        <w:rPr>
          <w:rFonts w:ascii="Segoe UI" w:hAnsi="Segoe UI" w:cs="Segoe UI"/>
          <w:sz w:val="20"/>
          <w:szCs w:val="20"/>
        </w:rPr>
        <w:t xml:space="preserve"> </w:t>
      </w:r>
      <w:r w:rsidR="00AB76E5" w:rsidRPr="00394218">
        <w:rPr>
          <w:rFonts w:cstheme="minorHAnsi"/>
        </w:rPr>
        <w:t xml:space="preserve">and then install with default </w:t>
      </w:r>
      <w:r w:rsidR="00692CEB" w:rsidRPr="00394218">
        <w:rPr>
          <w:rFonts w:cstheme="minorHAnsi"/>
        </w:rPr>
        <w:t>options</w:t>
      </w:r>
      <w:r w:rsidR="00AB76E5" w:rsidRPr="00394218">
        <w:rPr>
          <w:rFonts w:cstheme="minorHAnsi"/>
        </w:rPr>
        <w:t>.</w:t>
      </w:r>
    </w:p>
    <w:p w14:paraId="4EE5A105" w14:textId="67AFF197" w:rsidR="00DF5692" w:rsidRDefault="00650CE9" w:rsidP="00650CE9">
      <w:pPr>
        <w:ind w:left="720"/>
        <w:jc w:val="center"/>
      </w:pPr>
      <w:r>
        <w:rPr>
          <w:noProof/>
        </w:rPr>
        <mc:AlternateContent>
          <mc:Choice Requires="wps">
            <w:drawing>
              <wp:anchor distT="0" distB="0" distL="114300" distR="114300" simplePos="0" relativeHeight="251658240" behindDoc="0" locked="0" layoutInCell="1" allowOverlap="1" wp14:anchorId="76ADCF08" wp14:editId="7C4EC84D">
                <wp:simplePos x="0" y="0"/>
                <wp:positionH relativeFrom="column">
                  <wp:posOffset>2289842</wp:posOffset>
                </wp:positionH>
                <wp:positionV relativeFrom="paragraph">
                  <wp:posOffset>1941819</wp:posOffset>
                </wp:positionV>
                <wp:extent cx="1253590" cy="276600"/>
                <wp:effectExtent l="0" t="0" r="22860" b="28575"/>
                <wp:wrapNone/>
                <wp:docPr id="5" name="Oval 5"/>
                <wp:cNvGraphicFramePr/>
                <a:graphic xmlns:a="http://schemas.openxmlformats.org/drawingml/2006/main">
                  <a:graphicData uri="http://schemas.microsoft.com/office/word/2010/wordprocessingShape">
                    <wps:wsp>
                      <wps:cNvSpPr/>
                      <wps:spPr>
                        <a:xfrm>
                          <a:off x="0" y="0"/>
                          <a:ext cx="1253590" cy="276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6E856" id="Oval 5" o:spid="_x0000_s1026" style="position:absolute;margin-left:180.3pt;margin-top:152.9pt;width:98.7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" filled="f" strokecolor="red" strokeweight="1pt">
                <v:stroke joinstyle="miter"/>
              </v:oval>
            </w:pict>
          </mc:Fallback>
        </mc:AlternateContent>
      </w:r>
      <w:r w:rsidR="00DF5692">
        <w:rPr>
          <w:noProof/>
        </w:rPr>
        <w:drawing>
          <wp:inline distT="0" distB="0" distL="0" distR="0" wp14:anchorId="7777AD82" wp14:editId="75671E64">
            <wp:extent cx="3600000" cy="2216248"/>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3600000" cy="2216248"/>
                    </a:xfrm>
                    <a:prstGeom prst="rect">
                      <a:avLst/>
                    </a:prstGeom>
                  </pic:spPr>
                </pic:pic>
              </a:graphicData>
            </a:graphic>
          </wp:inline>
        </w:drawing>
      </w:r>
    </w:p>
    <w:p w14:paraId="4098AFAC" w14:textId="3A4AEE97" w:rsidR="00280F19" w:rsidRPr="00394218" w:rsidRDefault="00280F19" w:rsidP="001358C4">
      <w:pPr>
        <w:pStyle w:val="ListParagraph"/>
        <w:numPr>
          <w:ilvl w:val="0"/>
          <w:numId w:val="8"/>
        </w:numPr>
        <w:rPr>
          <w:rStyle w:val="Code"/>
          <w:rFonts w:asciiTheme="minorHAnsi" w:hAnsiTheme="minorHAnsi"/>
          <w:sz w:val="22"/>
          <w:bdr w:val="none" w:sz="0" w:space="0" w:color="auto"/>
          <w:shd w:val="clear" w:color="auto" w:fill="auto"/>
        </w:rPr>
      </w:pPr>
      <w:r w:rsidRPr="00D40513">
        <w:t xml:space="preserve">Unzip the latest release </w:t>
      </w:r>
      <w:r w:rsidR="00560D64" w:rsidRPr="00D40513">
        <w:t>you d</w:t>
      </w:r>
      <w:r w:rsidRPr="00D40513">
        <w:t xml:space="preserve">ownloaded before. For this example, I will assume it was unzipped into </w:t>
      </w:r>
      <w:r w:rsidRPr="00D40513">
        <w:rPr>
          <w:rStyle w:val="Code"/>
        </w:rPr>
        <w:t>C:\Users</w:t>
      </w:r>
      <w:r>
        <w:rPr>
          <w:rStyle w:val="Code"/>
        </w:rPr>
        <w:t xml:space="preserve">\Frank </w:t>
      </w:r>
    </w:p>
    <w:p w14:paraId="69F4119F" w14:textId="77777777" w:rsidR="00560D64" w:rsidRDefault="00560D64" w:rsidP="001358C4">
      <w:pPr>
        <w:pStyle w:val="ListParagraph"/>
        <w:numPr>
          <w:ilvl w:val="0"/>
          <w:numId w:val="8"/>
        </w:numPr>
      </w:pPr>
      <w:r>
        <w:t xml:space="preserve">Open a terminal (either a Command Prompt or PowerShell, you can find both from the search bar) </w:t>
      </w:r>
    </w:p>
    <w:p w14:paraId="09547E58" w14:textId="2AD1D317" w:rsidR="00560D64" w:rsidRPr="00394218" w:rsidRDefault="00560D64" w:rsidP="001358C4">
      <w:pPr>
        <w:pStyle w:val="ListParagraph"/>
        <w:numPr>
          <w:ilvl w:val="0"/>
          <w:numId w:val="8"/>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Pr="00D40513">
        <w:rPr>
          <w:rStyle w:val="Code"/>
        </w:rPr>
        <w:t>C:\Users</w:t>
      </w:r>
      <w:r>
        <w:rPr>
          <w:rStyle w:val="Code"/>
        </w:rPr>
        <w:t>\Frank\Cell_ACDC</w:t>
      </w:r>
      <w:r>
        <w:t xml:space="preserve">) by typing </w:t>
      </w:r>
      <w:r w:rsidRPr="00A12544">
        <w:rPr>
          <w:rStyle w:val="Code"/>
        </w:rPr>
        <w:t xml:space="preserve">cd </w:t>
      </w:r>
      <w:r>
        <w:rPr>
          <w:rStyle w:val="Code"/>
        </w:rPr>
        <w:t>“</w:t>
      </w:r>
      <w:r w:rsidRPr="00D40513">
        <w:rPr>
          <w:rStyle w:val="Code"/>
        </w:rPr>
        <w:t>C:\Users</w:t>
      </w:r>
      <w:r>
        <w:rPr>
          <w:rStyle w:val="Code"/>
        </w:rPr>
        <w:t>\Frank\</w:t>
      </w:r>
      <w:proofErr w:type="spellStart"/>
      <w:r>
        <w:rPr>
          <w:rStyle w:val="Code"/>
        </w:rPr>
        <w:t>Cell_ACDC</w:t>
      </w:r>
      <w:proofErr w:type="spellEnd"/>
      <w:r>
        <w:rPr>
          <w:rStyle w:val="Code"/>
        </w:rPr>
        <w:t>”</w:t>
      </w:r>
      <w:r w:rsidR="00596B0C" w:rsidRPr="00596B0C">
        <w:t xml:space="preserve"> </w:t>
      </w:r>
      <w:r w:rsidR="00D4634C">
        <w:t xml:space="preserve"> </w:t>
      </w:r>
      <w:r>
        <w:t xml:space="preserve">Press </w:t>
      </w:r>
      <w:r w:rsidRPr="00394218">
        <w:rPr>
          <w:i/>
          <w:iCs/>
        </w:rPr>
        <w:t>Enter</w:t>
      </w:r>
      <w:r>
        <w:t xml:space="preserve"> to confirm. Note that if you unzipped into a drive different from </w:t>
      </w:r>
      <w:r w:rsidRPr="00560D64">
        <w:rPr>
          <w:rStyle w:val="Code"/>
        </w:rPr>
        <w:t>C:\</w:t>
      </w:r>
      <w:r w:rsidRPr="00560D64">
        <w:t xml:space="preserve"> </w:t>
      </w:r>
      <w:proofErr w:type="spellStart"/>
      <w:r>
        <w:t>tou</w:t>
      </w:r>
      <w:proofErr w:type="spellEnd"/>
      <w:r>
        <w:t xml:space="preserve"> first need to change the drive letter in your terminal. To do so type the letter first (e.g., </w:t>
      </w:r>
      <w:r w:rsidRPr="00560D64">
        <w:rPr>
          <w:rStyle w:val="Code"/>
        </w:rPr>
        <w:t>G:</w:t>
      </w:r>
      <w:r>
        <w:t xml:space="preserve">) and then you can navigate with the </w:t>
      </w:r>
      <w:r w:rsidRPr="00560D64">
        <w:rPr>
          <w:rStyle w:val="Code"/>
        </w:rPr>
        <w:t>cd</w:t>
      </w:r>
      <w:r>
        <w:t xml:space="preserve"> comm</w:t>
      </w:r>
      <w:r w:rsidR="00596B0C">
        <w:t>a</w:t>
      </w:r>
      <w:r>
        <w:t>nd.</w:t>
      </w:r>
    </w:p>
    <w:p w14:paraId="7D039D6E" w14:textId="77777777" w:rsidR="0017463A" w:rsidRPr="00394218" w:rsidRDefault="0017463A" w:rsidP="001358C4">
      <w:pPr>
        <w:pStyle w:val="ListParagraph"/>
        <w:numPr>
          <w:ilvl w:val="0"/>
          <w:numId w:val="8"/>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0DF0D2A0" w14:textId="366B3EB2" w:rsidR="0017463A" w:rsidRPr="0017463A" w:rsidRDefault="0017463A" w:rsidP="0017463A">
      <w:pPr>
        <w:ind w:left="720" w:firstLine="720"/>
        <w:rPr>
          <w:rStyle w:val="Code"/>
        </w:rPr>
      </w:pPr>
      <w:proofErr w:type="spellStart"/>
      <w:r w:rsidRPr="0017463A">
        <w:rPr>
          <w:rStyle w:val="Code"/>
        </w:rPr>
        <w:t>py</w:t>
      </w:r>
      <w:proofErr w:type="spellEnd"/>
      <w:r w:rsidRPr="0017463A">
        <w:rPr>
          <w:rStyle w:val="Code"/>
        </w:rPr>
        <w:t xml:space="preserve"> -m pip install --upgrade pip</w:t>
      </w:r>
    </w:p>
    <w:p w14:paraId="56C8FD80" w14:textId="50E76621" w:rsidR="0017463A" w:rsidRDefault="0017463A" w:rsidP="0017463A">
      <w:pPr>
        <w:ind w:left="720" w:firstLine="720"/>
        <w:rPr>
          <w:rFonts w:ascii="Consolas" w:hAnsi="Consolas"/>
          <w:sz w:val="18"/>
          <w:bdr w:val="single" w:sz="4" w:space="0" w:color="AEAAAA" w:themeColor="background2" w:themeShade="BF"/>
          <w:shd w:val="clear" w:color="auto" w:fill="E7E6E6" w:themeFill="background2"/>
        </w:rPr>
      </w:pPr>
      <w:proofErr w:type="spellStart"/>
      <w:r w:rsidRPr="0017463A">
        <w:rPr>
          <w:rFonts w:ascii="Consolas" w:hAnsi="Consolas"/>
          <w:sz w:val="18"/>
          <w:bdr w:val="single" w:sz="4" w:space="0" w:color="AEAAAA" w:themeColor="background2" w:themeShade="BF"/>
          <w:shd w:val="clear" w:color="auto" w:fill="E7E6E6" w:themeFill="background2"/>
        </w:rPr>
        <w:t>py</w:t>
      </w:r>
      <w:proofErr w:type="spellEnd"/>
      <w:r w:rsidRPr="0017463A">
        <w:rPr>
          <w:rFonts w:ascii="Consolas" w:hAnsi="Consolas"/>
          <w:sz w:val="18"/>
          <w:bdr w:val="single" w:sz="4" w:space="0" w:color="AEAAAA" w:themeColor="background2" w:themeShade="BF"/>
          <w:shd w:val="clear" w:color="auto" w:fill="E7E6E6" w:themeFill="background2"/>
        </w:rPr>
        <w:t xml:space="preserve"> -m </w:t>
      </w:r>
      <w:proofErr w:type="spellStart"/>
      <w:r w:rsidRPr="0017463A">
        <w:rPr>
          <w:rFonts w:ascii="Consolas" w:hAnsi="Consolas"/>
          <w:sz w:val="18"/>
          <w:bdr w:val="single" w:sz="4" w:space="0" w:color="AEAAAA" w:themeColor="background2" w:themeShade="BF"/>
          <w:shd w:val="clear" w:color="auto" w:fill="E7E6E6" w:themeFill="background2"/>
        </w:rPr>
        <w:t>venv</w:t>
      </w:r>
      <w:proofErr w:type="spellEnd"/>
      <w:r w:rsidRPr="0017463A">
        <w:rPr>
          <w:rFonts w:ascii="Consolas" w:hAnsi="Consolas"/>
          <w:sz w:val="18"/>
          <w:bdr w:val="single" w:sz="4" w:space="0" w:color="AEAAAA" w:themeColor="background2" w:themeShade="BF"/>
          <w:shd w:val="clear" w:color="auto" w:fill="E7E6E6" w:themeFill="background2"/>
        </w:rPr>
        <w:t xml:space="preserve"> env</w:t>
      </w:r>
    </w:p>
    <w:p w14:paraId="21B771FC" w14:textId="32A99306" w:rsidR="00E55E4F" w:rsidRDefault="00E55E4F" w:rsidP="00E55E4F">
      <w:pPr>
        <w:ind w:left="720" w:firstLine="720"/>
        <w:rPr>
          <w:rFonts w:ascii="Consolas" w:hAnsi="Consolas"/>
          <w:sz w:val="18"/>
          <w:bdr w:val="single" w:sz="4" w:space="0" w:color="AEAAAA" w:themeColor="background2" w:themeShade="BF"/>
          <w:shd w:val="clear" w:color="auto" w:fill="E7E6E6" w:themeFill="background2"/>
        </w:rPr>
      </w:pPr>
      <w:bookmarkStart w:id="0" w:name="_Hlk82683166"/>
      <w:r w:rsidRPr="00E55E4F">
        <w:rPr>
          <w:rFonts w:ascii="Consolas" w:hAnsi="Consolas"/>
          <w:sz w:val="18"/>
          <w:bdr w:val="single" w:sz="4" w:space="0" w:color="AEAAAA" w:themeColor="background2" w:themeShade="BF"/>
          <w:shd w:val="clear" w:color="auto" w:fill="E7E6E6" w:themeFill="background2"/>
        </w:rPr>
        <w:t>.\env\Scripts\activate</w:t>
      </w:r>
    </w:p>
    <w:bookmarkEnd w:id="0"/>
    <w:p w14:paraId="2E7A0E98" w14:textId="23146676" w:rsidR="00E55E4F" w:rsidRDefault="00FC220E" w:rsidP="00DF5692">
      <w:pPr>
        <w:ind w:left="720" w:firstLine="720"/>
        <w:rPr>
          <w:rFonts w:ascii="Consolas" w:hAnsi="Consolas"/>
          <w:sz w:val="18"/>
          <w:bdr w:val="single" w:sz="4" w:space="0" w:color="AEAAAA" w:themeColor="background2" w:themeShade="BF"/>
          <w:shd w:val="clear" w:color="auto" w:fill="E7E6E6" w:themeFill="background2"/>
        </w:rPr>
      </w:pPr>
      <w:proofErr w:type="spellStart"/>
      <w:r w:rsidRPr="00FC220E">
        <w:rPr>
          <w:rFonts w:ascii="Consolas" w:hAnsi="Consolas"/>
          <w:sz w:val="18"/>
          <w:bdr w:val="single" w:sz="4" w:space="0" w:color="AEAAAA" w:themeColor="background2" w:themeShade="BF"/>
          <w:shd w:val="clear" w:color="auto" w:fill="E7E6E6" w:themeFill="background2"/>
        </w:rPr>
        <w:t>py</w:t>
      </w:r>
      <w:proofErr w:type="spellEnd"/>
      <w:r w:rsidRPr="00FC220E">
        <w:rPr>
          <w:rFonts w:ascii="Consolas" w:hAnsi="Consolas"/>
          <w:sz w:val="18"/>
          <w:bdr w:val="single" w:sz="4" w:space="0" w:color="AEAAAA" w:themeColor="background2" w:themeShade="BF"/>
          <w:shd w:val="clear" w:color="auto" w:fill="E7E6E6" w:themeFill="background2"/>
        </w:rPr>
        <w:t xml:space="preserve"> -m pip install -r requirements.txt</w:t>
      </w:r>
    </w:p>
    <w:p w14:paraId="5845E30B" w14:textId="1DAC15E5" w:rsidR="00E55E4F" w:rsidRPr="0017463A" w:rsidRDefault="00DF5692" w:rsidP="00E00CB2">
      <w:pPr>
        <w:spacing w:after="240"/>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w:t>
      </w:r>
      <w:r w:rsidR="00003180">
        <w:rPr>
          <w:lang w:val="en-GB"/>
        </w:rPr>
        <w:t>If successful, your terminal should look like the screenshot below</w:t>
      </w:r>
      <w:r w:rsidR="00E00CB2">
        <w:rPr>
          <w:lang w:val="en-GB"/>
        </w:rPr>
        <w:t xml:space="preserve"> (you can ignore that warning)</w:t>
      </w:r>
      <w:r w:rsidR="00003180">
        <w:rPr>
          <w:lang w:val="en-GB"/>
        </w:rPr>
        <w:t xml:space="preserve">. If you had an error, you could try installing using Anaconda (see instructions above) or open an issue </w:t>
      </w:r>
      <w:hyperlink r:id="rId17" w:history="1">
        <w:r w:rsidR="00003180" w:rsidRPr="001763EF">
          <w:rPr>
            <w:rStyle w:val="Hyperlink"/>
            <w:lang w:val="en-GB"/>
          </w:rPr>
          <w:t>here</w:t>
        </w:r>
      </w:hyperlink>
      <w:r w:rsidR="00003180">
        <w:rPr>
          <w:lang w:val="en-GB"/>
        </w:rPr>
        <w:t>.</w:t>
      </w:r>
      <w:r w:rsidR="00496D38">
        <w:rPr>
          <w:noProof/>
        </w:rPr>
        <w:drawing>
          <wp:inline distT="0" distB="0" distL="0" distR="0" wp14:anchorId="07965873" wp14:editId="1005DC3D">
            <wp:extent cx="5400000" cy="181465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00000" cy="1814659"/>
                    </a:xfrm>
                    <a:prstGeom prst="rect">
                      <a:avLst/>
                    </a:prstGeom>
                  </pic:spPr>
                </pic:pic>
              </a:graphicData>
            </a:graphic>
          </wp:inline>
        </w:drawing>
      </w:r>
    </w:p>
    <w:p w14:paraId="634500E8" w14:textId="1D3E1F69" w:rsidR="00650CE9" w:rsidRDefault="00650CE9" w:rsidP="00496D38">
      <w:pPr>
        <w:pStyle w:val="Heading2"/>
        <w:rPr>
          <w:lang w:val="en-GB"/>
        </w:rPr>
      </w:pPr>
      <w:r>
        <w:rPr>
          <w:lang w:val="en-GB"/>
        </w:rPr>
        <w:br w:type="page"/>
      </w:r>
      <w:r>
        <w:rPr>
          <w:lang w:val="en-GB"/>
        </w:rPr>
        <w:lastRenderedPageBreak/>
        <w:t xml:space="preserve">Installing on </w:t>
      </w:r>
      <w:r w:rsidR="00496D38">
        <w:rPr>
          <w:lang w:val="en-GB"/>
        </w:rPr>
        <w:t>macOS</w:t>
      </w:r>
      <w:r>
        <w:rPr>
          <w:lang w:val="en-GB"/>
        </w:rPr>
        <w:t xml:space="preserve"> using </w:t>
      </w:r>
      <w:proofErr w:type="spellStart"/>
      <w:r>
        <w:rPr>
          <w:lang w:val="en-GB"/>
        </w:rPr>
        <w:t>conda</w:t>
      </w:r>
      <w:proofErr w:type="spellEnd"/>
    </w:p>
    <w:p w14:paraId="2AD7B4D1" w14:textId="615979AE" w:rsidR="00F537E3" w:rsidRPr="00F537E3" w:rsidRDefault="00650CE9" w:rsidP="001358C4">
      <w:pPr>
        <w:pStyle w:val="ListParagraph"/>
        <w:numPr>
          <w:ilvl w:val="0"/>
          <w:numId w:val="9"/>
        </w:numPr>
      </w:pPr>
      <w:r w:rsidRPr="00D40513">
        <w:t xml:space="preserve">Unzip the latest release you downloaded before. For this example, I will assume it was unzipped into </w:t>
      </w:r>
      <w:r w:rsidR="00496D38">
        <w:rPr>
          <w:rStyle w:val="Code"/>
        </w:rPr>
        <w:t>SCREENSHOTPATH</w:t>
      </w:r>
      <w:r>
        <w:rPr>
          <w:rStyle w:val="Code"/>
        </w:rPr>
        <w:t xml:space="preserve"> </w:t>
      </w:r>
    </w:p>
    <w:p w14:paraId="3040789D" w14:textId="3E8ACAF8" w:rsidR="00F537E3" w:rsidRPr="00F537E3" w:rsidRDefault="00F537E3" w:rsidP="001358C4">
      <w:pPr>
        <w:pStyle w:val="ListParagraph"/>
        <w:numPr>
          <w:ilvl w:val="0"/>
          <w:numId w:val="9"/>
        </w:numPr>
      </w:pPr>
      <w:r w:rsidRPr="00F537E3">
        <w:t>Open</w:t>
      </w:r>
      <w:r w:rsidR="00246AB6">
        <w:t xml:space="preserve"> a</w:t>
      </w:r>
      <w:r w:rsidRPr="00F537E3">
        <w:t xml:space="preserve"> </w:t>
      </w:r>
      <w:r w:rsidRPr="00394218">
        <w:rPr>
          <w:b/>
          <w:bCs/>
        </w:rPr>
        <w:t xml:space="preserve">Terminal </w:t>
      </w:r>
      <w:r w:rsidRPr="00F537E3">
        <w:t>(Click the Launchpad icon</w:t>
      </w:r>
      <w:r>
        <w:t xml:space="preserve"> </w:t>
      </w:r>
      <w:r>
        <w:rPr>
          <w:noProof/>
        </w:rPr>
        <w:drawing>
          <wp:inline distT="0" distB="0" distL="0" distR="0" wp14:anchorId="49A735E9" wp14:editId="4BDED804">
            <wp:extent cx="180000" cy="180000"/>
            <wp:effectExtent l="0" t="0" r="0" b="0"/>
            <wp:docPr id="15" name="Picture 15"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rsidR="00246AB6">
        <w:t>“</w:t>
      </w:r>
      <w:r w:rsidRPr="00F537E3">
        <w:t>Terminal</w:t>
      </w:r>
      <w:r w:rsidR="00246AB6">
        <w:t>”</w:t>
      </w:r>
      <w:r w:rsidRPr="00F537E3">
        <w:t xml:space="preserve"> in the search field, then click Terminal) </w:t>
      </w:r>
    </w:p>
    <w:p w14:paraId="1B0E84C3" w14:textId="5161CAE5" w:rsidR="00650CE9" w:rsidRPr="00394218" w:rsidRDefault="00650CE9" w:rsidP="001358C4">
      <w:pPr>
        <w:pStyle w:val="ListParagraph"/>
        <w:numPr>
          <w:ilvl w:val="0"/>
          <w:numId w:val="9"/>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496D38">
        <w:rPr>
          <w:rStyle w:val="Code"/>
        </w:rPr>
        <w:t>SCREENSHOTPATH</w:t>
      </w:r>
      <w:r w:rsidR="004617C3">
        <w:rPr>
          <w:rStyle w:val="Code"/>
        </w:rPr>
        <w:t>/</w:t>
      </w:r>
      <w:proofErr w:type="spellStart"/>
      <w:r>
        <w:rPr>
          <w:rStyle w:val="Code"/>
        </w:rPr>
        <w:t>Cell_ACDC</w:t>
      </w:r>
      <w:proofErr w:type="spellEnd"/>
      <w:r>
        <w:t xml:space="preserve">) by typing </w:t>
      </w:r>
      <w:r w:rsidRPr="00A12544">
        <w:rPr>
          <w:rStyle w:val="Code"/>
        </w:rPr>
        <w:t xml:space="preserve">cd </w:t>
      </w:r>
      <w:r>
        <w:rPr>
          <w:rStyle w:val="Code"/>
        </w:rPr>
        <w:t>“</w:t>
      </w:r>
      <w:r w:rsidR="00496D38">
        <w:rPr>
          <w:rStyle w:val="Code"/>
        </w:rPr>
        <w:t>SCREENSHOTPATH</w:t>
      </w:r>
      <w:r w:rsidR="004617C3">
        <w:rPr>
          <w:rStyle w:val="Code"/>
        </w:rPr>
        <w:t>/</w:t>
      </w:r>
      <w:proofErr w:type="spellStart"/>
      <w:r w:rsidR="00496D38">
        <w:rPr>
          <w:rStyle w:val="Code"/>
        </w:rPr>
        <w:t>Cell_ACDC</w:t>
      </w:r>
      <w:proofErr w:type="spellEnd"/>
      <w:r>
        <w:rPr>
          <w:rStyle w:val="Code"/>
        </w:rPr>
        <w:t>”</w:t>
      </w:r>
      <w:r w:rsidR="00D4634C">
        <w:t xml:space="preserve">  </w:t>
      </w:r>
      <w:r>
        <w:t>Press “Enter” to confirm.</w:t>
      </w:r>
      <w:r w:rsidRPr="00560D64">
        <w:t xml:space="preserve"> </w:t>
      </w:r>
    </w:p>
    <w:p w14:paraId="1707F932" w14:textId="704DD554" w:rsidR="00650CE9" w:rsidRPr="00496D38" w:rsidRDefault="00496D38" w:rsidP="00650CE9">
      <w:pPr>
        <w:spacing w:after="240"/>
        <w:ind w:left="714"/>
        <w:jc w:val="center"/>
        <w:rPr>
          <w:b/>
          <w:bCs/>
          <w:sz w:val="80"/>
          <w:szCs w:val="80"/>
        </w:rPr>
      </w:pPr>
      <w:r w:rsidRPr="00496D38">
        <w:rPr>
          <w:b/>
          <w:bCs/>
          <w:noProof/>
          <w:sz w:val="80"/>
          <w:szCs w:val="80"/>
        </w:rPr>
        <w:t>SCREE</w:t>
      </w:r>
      <w:r>
        <w:rPr>
          <w:b/>
          <w:bCs/>
          <w:noProof/>
          <w:sz w:val="80"/>
          <w:szCs w:val="80"/>
        </w:rPr>
        <w:t>N</w:t>
      </w:r>
      <w:r w:rsidRPr="00496D38">
        <w:rPr>
          <w:b/>
          <w:bCs/>
          <w:noProof/>
          <w:sz w:val="80"/>
          <w:szCs w:val="80"/>
        </w:rPr>
        <w:t>SHOT</w:t>
      </w:r>
    </w:p>
    <w:p w14:paraId="27EFAA2A" w14:textId="77777777" w:rsidR="00650CE9" w:rsidRPr="00394218" w:rsidRDefault="00650CE9" w:rsidP="001358C4">
      <w:pPr>
        <w:pStyle w:val="ListParagraph"/>
        <w:numPr>
          <w:ilvl w:val="0"/>
          <w:numId w:val="9"/>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305FCD2C" w14:textId="77777777" w:rsidR="00650CE9" w:rsidRDefault="00650CE9" w:rsidP="00650CE9">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664EE880" w14:textId="77777777" w:rsidR="00650CE9" w:rsidRPr="00A12544" w:rsidRDefault="00650CE9" w:rsidP="00650CE9">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C3A5654" w14:textId="77777777" w:rsidR="00650CE9" w:rsidRDefault="00650CE9" w:rsidP="00650CE9">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06D7F397" w14:textId="77777777" w:rsidR="00650CE9" w:rsidRDefault="00650CE9" w:rsidP="00650CE9">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25A89544" w14:textId="77777777" w:rsidR="00650CE9" w:rsidRDefault="00650CE9" w:rsidP="00650CE9">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0" w:history="1">
        <w:r w:rsidRPr="001763EF">
          <w:rPr>
            <w:rStyle w:val="Hyperlink"/>
            <w:lang w:val="en-GB"/>
          </w:rPr>
          <w:t>here</w:t>
        </w:r>
      </w:hyperlink>
      <w:r>
        <w:rPr>
          <w:lang w:val="en-GB"/>
        </w:rPr>
        <w:t>.</w:t>
      </w:r>
    </w:p>
    <w:p w14:paraId="083E784F" w14:textId="6C0F50B5" w:rsidR="00496D38" w:rsidRPr="00496D38" w:rsidRDefault="00496D38" w:rsidP="00496D38">
      <w:pPr>
        <w:spacing w:after="240"/>
        <w:ind w:left="714"/>
        <w:jc w:val="center"/>
        <w:rPr>
          <w:b/>
          <w:bCs/>
          <w:sz w:val="80"/>
          <w:szCs w:val="80"/>
        </w:rPr>
      </w:pPr>
      <w:r w:rsidRPr="00496D38">
        <w:rPr>
          <w:b/>
          <w:bCs/>
          <w:noProof/>
          <w:sz w:val="80"/>
          <w:szCs w:val="80"/>
        </w:rPr>
        <w:t xml:space="preserve"> SCREE</w:t>
      </w:r>
      <w:r>
        <w:rPr>
          <w:b/>
          <w:bCs/>
          <w:noProof/>
          <w:sz w:val="80"/>
          <w:szCs w:val="80"/>
        </w:rPr>
        <w:t>N</w:t>
      </w:r>
      <w:r w:rsidRPr="00496D38">
        <w:rPr>
          <w:b/>
          <w:bCs/>
          <w:noProof/>
          <w:sz w:val="80"/>
          <w:szCs w:val="80"/>
        </w:rPr>
        <w:t>SHOT</w:t>
      </w:r>
    </w:p>
    <w:p w14:paraId="4F730807" w14:textId="5F9A295E" w:rsidR="00650CE9" w:rsidRDefault="00650CE9" w:rsidP="00650CE9">
      <w:pPr>
        <w:ind w:left="720"/>
        <w:rPr>
          <w:rStyle w:val="Code"/>
        </w:rPr>
      </w:pPr>
    </w:p>
    <w:p w14:paraId="1E8AB151" w14:textId="72F7804A" w:rsidR="00650CE9" w:rsidRDefault="00650CE9" w:rsidP="00650CE9">
      <w:pPr>
        <w:pStyle w:val="Heading2"/>
        <w:rPr>
          <w:lang w:val="en-GB"/>
        </w:rPr>
      </w:pPr>
      <w:r>
        <w:rPr>
          <w:lang w:val="en-GB"/>
        </w:rPr>
        <w:br w:type="page"/>
      </w:r>
      <w:r>
        <w:rPr>
          <w:lang w:val="en-GB"/>
        </w:rPr>
        <w:lastRenderedPageBreak/>
        <w:t xml:space="preserve">Installing on macOS using pip </w:t>
      </w:r>
    </w:p>
    <w:p w14:paraId="111B0BA3" w14:textId="58253137" w:rsidR="00650CE9" w:rsidRPr="00B11FEB" w:rsidRDefault="00650CE9" w:rsidP="001358C4">
      <w:pPr>
        <w:pStyle w:val="ListParagraph"/>
        <w:numPr>
          <w:ilvl w:val="0"/>
          <w:numId w:val="10"/>
        </w:numPr>
        <w:rPr>
          <w:rFonts w:ascii="Arial Nova" w:hAnsi="Arial Nova"/>
        </w:rPr>
      </w:pPr>
      <w:r>
        <w:t xml:space="preserve">Download and </w:t>
      </w:r>
      <w:r w:rsidR="00692CEB">
        <w:t>install</w:t>
      </w:r>
      <w:r>
        <w:t xml:space="preserve"> Python 3.8.</w:t>
      </w:r>
      <w:r w:rsidR="00496D38">
        <w:t>5</w:t>
      </w:r>
      <w:r>
        <w:t xml:space="preserve"> from</w:t>
      </w:r>
      <w:r w:rsidR="00496D38">
        <w:t xml:space="preserve"> </w:t>
      </w:r>
      <w:hyperlink r:id="rId21" w:history="1">
        <w:r w:rsidR="00496D38" w:rsidRPr="00692CEB">
          <w:rPr>
            <w:rStyle w:val="Hyperlink"/>
          </w:rPr>
          <w:t>here</w:t>
        </w:r>
      </w:hyperlink>
      <w:r>
        <w:t xml:space="preserve">. </w:t>
      </w:r>
      <w:r w:rsidR="00692CEB">
        <w:t>Install with default options.</w:t>
      </w:r>
    </w:p>
    <w:p w14:paraId="559A2682" w14:textId="616DCF4F"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F537E3" w:rsidRPr="00B11FEB">
        <w:rPr>
          <w:rFonts w:ascii="Consolas" w:hAnsi="Consolas"/>
          <w:sz w:val="18"/>
          <w:bdr w:val="single" w:sz="4" w:space="0" w:color="AEAAAA" w:themeColor="background2" w:themeShade="BF"/>
          <w:shd w:val="clear" w:color="auto" w:fill="E7E6E6" w:themeFill="background2"/>
        </w:rPr>
        <w:t>/Users/</w:t>
      </w:r>
      <w:proofErr w:type="spellStart"/>
      <w:r w:rsidR="00F537E3" w:rsidRPr="00B11FEB">
        <w:rPr>
          <w:rFonts w:ascii="Consolas" w:hAnsi="Consolas"/>
          <w:sz w:val="18"/>
          <w:bdr w:val="single" w:sz="4" w:space="0" w:color="AEAAAA" w:themeColor="background2" w:themeShade="BF"/>
          <w:shd w:val="clear" w:color="auto" w:fill="E7E6E6" w:themeFill="background2"/>
        </w:rPr>
        <w:t>anikavanessaseel</w:t>
      </w:r>
      <w:proofErr w:type="spellEnd"/>
      <w:r w:rsidR="00F537E3" w:rsidRPr="00B11FEB">
        <w:rPr>
          <w:rFonts w:ascii="Consolas" w:hAnsi="Consolas"/>
          <w:sz w:val="18"/>
          <w:bdr w:val="single" w:sz="4" w:space="0" w:color="AEAAAA" w:themeColor="background2" w:themeShade="BF"/>
          <w:shd w:val="clear" w:color="auto" w:fill="E7E6E6" w:themeFill="background2"/>
        </w:rPr>
        <w:t>/Documents/GitHub/</w:t>
      </w:r>
      <w:proofErr w:type="spellStart"/>
      <w:r w:rsidR="00F537E3" w:rsidRPr="00B11FEB">
        <w:rPr>
          <w:rFonts w:ascii="Consolas" w:hAnsi="Consolas"/>
          <w:sz w:val="18"/>
          <w:bdr w:val="single" w:sz="4" w:space="0" w:color="AEAAAA" w:themeColor="background2" w:themeShade="BF"/>
          <w:shd w:val="clear" w:color="auto" w:fill="E7E6E6" w:themeFill="background2"/>
        </w:rPr>
        <w:t>Cell_ACDC</w:t>
      </w:r>
      <w:proofErr w:type="spellEnd"/>
    </w:p>
    <w:p w14:paraId="58F978AA" w14:textId="7CE4CF00" w:rsidR="00246AB6" w:rsidRPr="00F537E3" w:rsidRDefault="00246AB6" w:rsidP="001358C4">
      <w:pPr>
        <w:pStyle w:val="ListParagraph"/>
        <w:numPr>
          <w:ilvl w:val="0"/>
          <w:numId w:val="10"/>
        </w:numPr>
      </w:pPr>
      <w:r w:rsidRPr="00F537E3">
        <w:t>Open</w:t>
      </w:r>
      <w:r>
        <w:t xml:space="preserve"> a</w:t>
      </w:r>
      <w:r w:rsidRPr="00F537E3">
        <w:t xml:space="preserve"> </w:t>
      </w:r>
      <w:r w:rsidRPr="00B11FEB">
        <w:rPr>
          <w:b/>
          <w:bCs/>
        </w:rPr>
        <w:t xml:space="preserve">Terminal </w:t>
      </w:r>
      <w:r w:rsidRPr="00F537E3">
        <w:t>(Click the Launchpad icon</w:t>
      </w:r>
      <w:r>
        <w:t xml:space="preserve"> </w:t>
      </w:r>
      <w:r>
        <w:rPr>
          <w:noProof/>
        </w:rPr>
        <w:drawing>
          <wp:inline distT="0" distB="0" distL="0" distR="0" wp14:anchorId="7596F615" wp14:editId="3F11F2B6">
            <wp:extent cx="180000" cy="180000"/>
            <wp:effectExtent l="0" t="0" r="0" b="0"/>
            <wp:docPr id="13" name="Picture 13"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t>“</w:t>
      </w:r>
      <w:r w:rsidRPr="00F537E3">
        <w:t>Terminal</w:t>
      </w:r>
      <w:r>
        <w:t>”</w:t>
      </w:r>
      <w:r w:rsidRPr="00F537E3">
        <w:t xml:space="preserve"> in the search field, then click Terminal) </w:t>
      </w:r>
    </w:p>
    <w:p w14:paraId="2253BFE6" w14:textId="5521A48C"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r>
        <w:t xml:space="preserve">) by typing </w:t>
      </w:r>
      <w:r w:rsidR="00E80E16">
        <w:t xml:space="preserve">                                                                     </w:t>
      </w:r>
      <w:r w:rsidRPr="00A12544">
        <w:rPr>
          <w:rStyle w:val="Code"/>
        </w:rPr>
        <w:t xml:space="preserve">cd </w:t>
      </w:r>
      <w:r>
        <w:rPr>
          <w:rStyle w:val="Code"/>
        </w:rPr>
        <w:t>“</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proofErr w:type="spellStart"/>
      <w:r w:rsidR="00E80E16" w:rsidRPr="00B11FEB">
        <w:rPr>
          <w:rFonts w:ascii="Consolas" w:hAnsi="Consolas"/>
          <w:sz w:val="18"/>
          <w:bdr w:val="single" w:sz="4" w:space="0" w:color="AEAAAA" w:themeColor="background2" w:themeShade="BF"/>
          <w:shd w:val="clear" w:color="auto" w:fill="E7E6E6" w:themeFill="background2"/>
        </w:rPr>
        <w:t>Cell_ACDC</w:t>
      </w:r>
      <w:proofErr w:type="spellEnd"/>
      <w:r>
        <w:rPr>
          <w:rStyle w:val="Code"/>
        </w:rPr>
        <w:t>”</w:t>
      </w:r>
      <w:r>
        <w:t xml:space="preserve"> </w:t>
      </w:r>
      <w:r w:rsidR="00D4634C">
        <w:t xml:space="preserve"> </w:t>
      </w:r>
      <w:r>
        <w:t xml:space="preserve">Press </w:t>
      </w:r>
      <w:r w:rsidRPr="00B11FEB">
        <w:rPr>
          <w:i/>
          <w:iCs/>
        </w:rPr>
        <w:t>Enter</w:t>
      </w:r>
      <w:r>
        <w:t xml:space="preserve"> to confirm. </w:t>
      </w:r>
    </w:p>
    <w:p w14:paraId="01F5A483" w14:textId="77777777" w:rsidR="00650CE9" w:rsidRPr="00B11FEB" w:rsidRDefault="00650CE9" w:rsidP="001358C4">
      <w:pPr>
        <w:pStyle w:val="ListParagraph"/>
        <w:numPr>
          <w:ilvl w:val="0"/>
          <w:numId w:val="10"/>
        </w:numPr>
        <w:rPr>
          <w:lang w:val="en-GB"/>
        </w:rPr>
      </w:pPr>
      <w:r w:rsidRPr="00B11FEB">
        <w:rPr>
          <w:lang w:val="en-GB"/>
        </w:rPr>
        <w:t xml:space="preserve">Now type the following commands </w:t>
      </w:r>
      <w:r w:rsidRPr="00B11FEB">
        <w:rPr>
          <w:b/>
          <w:bCs/>
          <w:lang w:val="en-GB"/>
        </w:rPr>
        <w:t>one at the time</w:t>
      </w:r>
      <w:r w:rsidRPr="00B11FEB">
        <w:rPr>
          <w:lang w:val="en-GB"/>
        </w:rPr>
        <w:t xml:space="preserve"> (press “Enter” after each command and type “Y” when requested):</w:t>
      </w:r>
    </w:p>
    <w:p w14:paraId="6DC921DE" w14:textId="77777777" w:rsidR="00E80E16" w:rsidRDefault="00E80E16" w:rsidP="00650CE9">
      <w:pPr>
        <w:ind w:left="720" w:firstLine="720"/>
        <w:rPr>
          <w:rStyle w:val="Code"/>
        </w:rPr>
      </w:pPr>
      <w:r w:rsidRPr="00E80E16">
        <w:rPr>
          <w:rStyle w:val="Code"/>
        </w:rPr>
        <w:t>python3 -m pip install --user --upgrade pip</w:t>
      </w:r>
    </w:p>
    <w:p w14:paraId="7C2855E9" w14:textId="77777777" w:rsidR="00E80E16" w:rsidRDefault="00E80E16" w:rsidP="00650CE9">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0B2D6DBA"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5A0137A3"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29B5B6C7" w14:textId="77777777" w:rsidR="00650CE9" w:rsidRPr="00E55E4F" w:rsidRDefault="00650CE9" w:rsidP="00650CE9">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successful, your terminal should look like the screenshot below. If you had an error, you could try installing using Anaconda (see instructions above) or open an issue </w:t>
      </w:r>
      <w:hyperlink r:id="rId22" w:history="1">
        <w:r w:rsidRPr="001763EF">
          <w:rPr>
            <w:rStyle w:val="Hyperlink"/>
            <w:lang w:val="en-GB"/>
          </w:rPr>
          <w:t>here</w:t>
        </w:r>
      </w:hyperlink>
      <w:r>
        <w:rPr>
          <w:lang w:val="en-GB"/>
        </w:rPr>
        <w:t>.</w:t>
      </w:r>
    </w:p>
    <w:p w14:paraId="2771F39D" w14:textId="2786B646" w:rsidR="00280F19" w:rsidRDefault="00084B1C" w:rsidP="00084B1C">
      <w:pPr>
        <w:ind w:firstLine="720"/>
        <w:jc w:val="center"/>
        <w:rPr>
          <w:rStyle w:val="Code"/>
        </w:rPr>
      </w:pPr>
      <w:r>
        <w:rPr>
          <w:noProof/>
        </w:rPr>
        <w:drawing>
          <wp:inline distT="0" distB="0" distL="0" distR="0" wp14:anchorId="019E557D" wp14:editId="2E99011E">
            <wp:extent cx="4591050" cy="38677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816"/>
                    <a:stretch/>
                  </pic:blipFill>
                  <pic:spPr bwMode="auto">
                    <a:xfrm>
                      <a:off x="0" y="0"/>
                      <a:ext cx="4591050" cy="3867785"/>
                    </a:xfrm>
                    <a:prstGeom prst="rect">
                      <a:avLst/>
                    </a:prstGeom>
                    <a:noFill/>
                    <a:ln>
                      <a:noFill/>
                    </a:ln>
                    <a:extLst>
                      <a:ext uri="{53640926-AAD7-44D8-BBD7-CCE9431645EC}">
                        <a14:shadowObscured xmlns:a14="http://schemas.microsoft.com/office/drawing/2010/main"/>
                      </a:ext>
                    </a:extLst>
                  </pic:spPr>
                </pic:pic>
              </a:graphicData>
            </a:graphic>
          </wp:inline>
        </w:drawing>
      </w:r>
    </w:p>
    <w:p w14:paraId="77A073B0" w14:textId="77777777" w:rsidR="00A053A0" w:rsidRDefault="00A053A0">
      <w:pPr>
        <w:spacing w:line="259" w:lineRule="auto"/>
        <w:rPr>
          <w:rFonts w:asciiTheme="majorHAnsi" w:eastAsiaTheme="majorEastAsia" w:hAnsiTheme="majorHAnsi" w:cstheme="majorBidi"/>
          <w:b/>
          <w:sz w:val="26"/>
          <w:szCs w:val="26"/>
          <w:lang w:val="en-GB"/>
        </w:rPr>
      </w:pPr>
      <w:r>
        <w:rPr>
          <w:lang w:val="en-GB"/>
        </w:rPr>
        <w:br w:type="page"/>
      </w:r>
    </w:p>
    <w:p w14:paraId="2C7159D9" w14:textId="19AB0A1A" w:rsidR="00A053A0" w:rsidRDefault="00A053A0" w:rsidP="00A053A0">
      <w:pPr>
        <w:pStyle w:val="Heading2"/>
        <w:rPr>
          <w:lang w:val="en-GB"/>
        </w:rPr>
      </w:pPr>
      <w:r>
        <w:rPr>
          <w:lang w:val="en-GB"/>
        </w:rPr>
        <w:lastRenderedPageBreak/>
        <w:t xml:space="preserve">Installing on Linux using </w:t>
      </w:r>
      <w:proofErr w:type="spellStart"/>
      <w:r>
        <w:rPr>
          <w:lang w:val="en-GB"/>
        </w:rPr>
        <w:t>conda</w:t>
      </w:r>
      <w:proofErr w:type="spellEnd"/>
    </w:p>
    <w:p w14:paraId="62E162A5" w14:textId="37FF8401" w:rsidR="009B1D5D" w:rsidRDefault="009B1D5D" w:rsidP="001358C4">
      <w:pPr>
        <w:pStyle w:val="ListParagraph"/>
        <w:numPr>
          <w:ilvl w:val="0"/>
          <w:numId w:val="11"/>
        </w:numPr>
      </w:pPr>
      <w:r w:rsidRPr="00F537E3">
        <w:t>Open</w:t>
      </w:r>
      <w:r>
        <w:t xml:space="preserve"> a</w:t>
      </w:r>
      <w:r w:rsidRPr="00F537E3">
        <w:t xml:space="preserve"> </w:t>
      </w:r>
      <w:r w:rsidRPr="008466BF">
        <w:rPr>
          <w:b/>
          <w:bCs/>
        </w:rPr>
        <w:t>Terminal</w:t>
      </w:r>
      <w:r w:rsidRPr="009B1D5D">
        <w:t xml:space="preserve"> </w:t>
      </w:r>
    </w:p>
    <w:p w14:paraId="1390B1E0" w14:textId="0A127074" w:rsidR="00A053A0" w:rsidRPr="00F537E3" w:rsidRDefault="00A053A0" w:rsidP="001358C4">
      <w:pPr>
        <w:pStyle w:val="ListParagraph"/>
        <w:numPr>
          <w:ilvl w:val="0"/>
          <w:numId w:val="11"/>
        </w:numPr>
      </w:pPr>
      <w:r w:rsidRPr="00D40513">
        <w:t xml:space="preserve">Unzip the latest release you downloaded before. For this example, I will assume it was unzipped into </w:t>
      </w:r>
      <w:r w:rsidR="00D4634C">
        <w:rPr>
          <w:rStyle w:val="Code"/>
        </w:rPr>
        <w:t>/home/</w:t>
      </w:r>
      <w:proofErr w:type="spellStart"/>
      <w:r w:rsidR="00D4634C">
        <w:rPr>
          <w:rStyle w:val="Code"/>
        </w:rPr>
        <w:t>e</w:t>
      </w:r>
      <w:r w:rsidR="004617C3">
        <w:rPr>
          <w:rStyle w:val="Code"/>
        </w:rPr>
        <w:t>lpado</w:t>
      </w:r>
      <w:proofErr w:type="spellEnd"/>
      <w:r w:rsidR="004617C3">
        <w:rPr>
          <w:rStyle w:val="Code"/>
        </w:rPr>
        <w:t>/GitHub/</w:t>
      </w:r>
      <w:r>
        <w:rPr>
          <w:rStyle w:val="Code"/>
        </w:rPr>
        <w:t xml:space="preserve"> </w:t>
      </w:r>
    </w:p>
    <w:p w14:paraId="19D1AD8C" w14:textId="02EDA99B" w:rsidR="00A053A0" w:rsidRPr="008466BF" w:rsidRDefault="00A053A0" w:rsidP="001358C4">
      <w:pPr>
        <w:pStyle w:val="ListParagraph"/>
        <w:numPr>
          <w:ilvl w:val="0"/>
          <w:numId w:val="11"/>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D4634C">
        <w:rPr>
          <w:rStyle w:val="Code"/>
        </w:rPr>
        <w:t>/home/</w:t>
      </w:r>
      <w:proofErr w:type="spellStart"/>
      <w:r w:rsidR="00D4634C">
        <w:rPr>
          <w:rStyle w:val="Code"/>
        </w:rPr>
        <w:t>elpado</w:t>
      </w:r>
      <w:proofErr w:type="spellEnd"/>
      <w:r w:rsidR="00D4634C">
        <w:rPr>
          <w:rStyle w:val="Code"/>
        </w:rPr>
        <w:t>/GitHub/</w:t>
      </w:r>
      <w:r>
        <w:t xml:space="preserve">) by typing </w:t>
      </w:r>
      <w:r w:rsidRPr="00A12544">
        <w:rPr>
          <w:rStyle w:val="Code"/>
        </w:rPr>
        <w:t xml:space="preserve">cd </w:t>
      </w:r>
      <w:r>
        <w:rPr>
          <w:rStyle w:val="Code"/>
        </w:rPr>
        <w:t>“</w:t>
      </w:r>
      <w:r w:rsidR="00D4634C">
        <w:rPr>
          <w:rStyle w:val="Code"/>
        </w:rPr>
        <w:t>/home/</w:t>
      </w:r>
      <w:proofErr w:type="spellStart"/>
      <w:r w:rsidR="00D4634C">
        <w:rPr>
          <w:rStyle w:val="Code"/>
        </w:rPr>
        <w:t>elpado</w:t>
      </w:r>
      <w:proofErr w:type="spellEnd"/>
      <w:r w:rsidR="00D4634C">
        <w:rPr>
          <w:rStyle w:val="Code"/>
        </w:rPr>
        <w:t>/GitHub/</w:t>
      </w:r>
      <w:proofErr w:type="spellStart"/>
      <w:r w:rsidR="004617C3">
        <w:rPr>
          <w:rStyle w:val="Code"/>
        </w:rPr>
        <w:t>Cell_ACDC</w:t>
      </w:r>
      <w:proofErr w:type="spellEnd"/>
      <w:r w:rsidR="004617C3">
        <w:rPr>
          <w:rStyle w:val="Code"/>
        </w:rPr>
        <w:t>”</w:t>
      </w:r>
      <w:r>
        <w:t xml:space="preserve"> </w:t>
      </w:r>
    </w:p>
    <w:p w14:paraId="1E2D0144" w14:textId="77777777" w:rsidR="00A053A0" w:rsidRPr="008466BF" w:rsidRDefault="00A053A0" w:rsidP="001358C4">
      <w:pPr>
        <w:pStyle w:val="ListParagraph"/>
        <w:numPr>
          <w:ilvl w:val="0"/>
          <w:numId w:val="11"/>
        </w:numPr>
        <w:rPr>
          <w:lang w:val="en-GB"/>
        </w:rPr>
      </w:pPr>
      <w:r w:rsidRPr="008466BF">
        <w:rPr>
          <w:lang w:val="en-GB"/>
        </w:rPr>
        <w:t xml:space="preserve">Now type the following commands </w:t>
      </w:r>
      <w:r w:rsidRPr="008466BF">
        <w:rPr>
          <w:b/>
          <w:bCs/>
          <w:lang w:val="en-GB"/>
        </w:rPr>
        <w:t>one at the time</w:t>
      </w:r>
      <w:r w:rsidRPr="008466BF">
        <w:rPr>
          <w:lang w:val="en-GB"/>
        </w:rPr>
        <w:t xml:space="preserve"> (press “Enter” after each command and type “Y” when requested):</w:t>
      </w:r>
    </w:p>
    <w:p w14:paraId="3F96557C" w14:textId="77777777" w:rsidR="00A053A0" w:rsidRDefault="00A053A0" w:rsidP="00A053A0">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055A5057" w14:textId="77777777" w:rsidR="00A053A0" w:rsidRPr="00A12544" w:rsidRDefault="00A053A0" w:rsidP="00A053A0">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4C8C85C" w14:textId="77777777" w:rsidR="00A053A0" w:rsidRDefault="00A053A0" w:rsidP="00A053A0">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55BB5873" w14:textId="77777777" w:rsidR="00A053A0" w:rsidRDefault="00A053A0" w:rsidP="00A053A0">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2DBC81C" w14:textId="56B9EEA9" w:rsidR="00A053A0" w:rsidRPr="008466BF" w:rsidRDefault="00A053A0" w:rsidP="008466BF">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4" w:history="1">
        <w:r w:rsidRPr="001763EF">
          <w:rPr>
            <w:rStyle w:val="Hyperlink"/>
            <w:lang w:val="en-GB"/>
          </w:rPr>
          <w:t>here</w:t>
        </w:r>
      </w:hyperlink>
      <w:r>
        <w:rPr>
          <w:lang w:val="en-GB"/>
        </w:rPr>
        <w:t>.</w:t>
      </w:r>
    </w:p>
    <w:p w14:paraId="3498997D" w14:textId="77777777" w:rsidR="00A053A0" w:rsidRDefault="00A053A0" w:rsidP="00A053A0">
      <w:pPr>
        <w:ind w:left="720"/>
        <w:rPr>
          <w:rStyle w:val="Code"/>
        </w:rPr>
      </w:pPr>
    </w:p>
    <w:p w14:paraId="5D45168B" w14:textId="53918D81" w:rsidR="00A053A0" w:rsidRDefault="00A053A0" w:rsidP="00A053A0">
      <w:pPr>
        <w:pStyle w:val="Heading2"/>
        <w:rPr>
          <w:lang w:val="en-GB"/>
        </w:rPr>
      </w:pPr>
      <w:r>
        <w:rPr>
          <w:lang w:val="en-GB"/>
        </w:rPr>
        <w:br w:type="page"/>
      </w:r>
      <w:r>
        <w:rPr>
          <w:lang w:val="en-GB"/>
        </w:rPr>
        <w:lastRenderedPageBreak/>
        <w:t xml:space="preserve">Installing on Linux using pip </w:t>
      </w:r>
    </w:p>
    <w:p w14:paraId="18B3496A" w14:textId="5FF5FD10" w:rsidR="00017F03" w:rsidRDefault="00017F03" w:rsidP="001358C4">
      <w:pPr>
        <w:pStyle w:val="ListParagraph"/>
        <w:numPr>
          <w:ilvl w:val="0"/>
          <w:numId w:val="12"/>
        </w:numPr>
      </w:pPr>
      <w:r w:rsidRPr="00F537E3">
        <w:t>Open</w:t>
      </w:r>
      <w:r>
        <w:t xml:space="preserve"> a</w:t>
      </w:r>
      <w:r w:rsidRPr="00F537E3">
        <w:t xml:space="preserve"> </w:t>
      </w:r>
      <w:r w:rsidRPr="009B1D5D">
        <w:t xml:space="preserve">Terminal </w:t>
      </w:r>
    </w:p>
    <w:p w14:paraId="23E2990C" w14:textId="5204AED0" w:rsidR="00017F03" w:rsidRDefault="00017F03" w:rsidP="001358C4">
      <w:pPr>
        <w:pStyle w:val="ListParagraph"/>
        <w:numPr>
          <w:ilvl w:val="0"/>
          <w:numId w:val="12"/>
        </w:numPr>
      </w:pPr>
      <w:r>
        <w:t xml:space="preserve">Make sure you have Python 3.8 and pip installed. Check if you have Python with </w:t>
      </w:r>
      <w:r>
        <w:rPr>
          <w:rStyle w:val="Code"/>
        </w:rPr>
        <w:t>python –version</w:t>
      </w:r>
      <w:r>
        <w:t xml:space="preserve"> command and check if you have pip with </w:t>
      </w:r>
      <w:r>
        <w:rPr>
          <w:rStyle w:val="Code"/>
        </w:rPr>
        <w:t>pip help</w:t>
      </w:r>
      <w:r w:rsidRPr="009104E1">
        <w:t xml:space="preserve"> </w:t>
      </w:r>
      <w:r>
        <w:t>command. If you don’t have them install with the following commands:</w:t>
      </w:r>
    </w:p>
    <w:p w14:paraId="47162971"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update</w:t>
      </w:r>
    </w:p>
    <w:p w14:paraId="3840A3DA"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install python3.8</w:t>
      </w:r>
    </w:p>
    <w:p w14:paraId="22DAA6D5" w14:textId="77777777" w:rsidR="00017F03" w:rsidRPr="009104E1" w:rsidRDefault="00017F03" w:rsidP="00017F03">
      <w:pPr>
        <w:ind w:left="720"/>
        <w:rPr>
          <w:rStyle w:val="Code"/>
          <w:rFonts w:asciiTheme="minorHAnsi" w:hAnsiTheme="minorHAnsi"/>
          <w:sz w:val="22"/>
          <w:bdr w:val="none" w:sz="0" w:space="0" w:color="auto"/>
          <w:shd w:val="clear" w:color="auto" w:fill="auto"/>
        </w:rPr>
      </w:pPr>
      <w:proofErr w:type="spellStart"/>
      <w:r w:rsidRPr="009104E1">
        <w:rPr>
          <w:rStyle w:val="Code"/>
        </w:rPr>
        <w:t>sudo</w:t>
      </w:r>
      <w:proofErr w:type="spellEnd"/>
      <w:r w:rsidRPr="009104E1">
        <w:rPr>
          <w:rStyle w:val="Code"/>
        </w:rPr>
        <w:t xml:space="preserve"> apt-get install python3-pip</w:t>
      </w:r>
    </w:p>
    <w:p w14:paraId="393EFB8B" w14:textId="77777777" w:rsidR="00017F03" w:rsidRPr="00F537E3" w:rsidRDefault="00017F03" w:rsidP="001358C4">
      <w:pPr>
        <w:pStyle w:val="ListParagraph"/>
        <w:numPr>
          <w:ilvl w:val="0"/>
          <w:numId w:val="12"/>
        </w:numPr>
      </w:pPr>
      <w:r w:rsidRPr="00D40513">
        <w:t xml:space="preserve">Unzip the latest release you downloaded before. For this example, I will assume it was unzipped into </w:t>
      </w:r>
      <w:r>
        <w:rPr>
          <w:rStyle w:val="Code"/>
        </w:rPr>
        <w:t>/home/</w:t>
      </w:r>
      <w:proofErr w:type="spellStart"/>
      <w:r>
        <w:rPr>
          <w:rStyle w:val="Code"/>
        </w:rPr>
        <w:t>elpado</w:t>
      </w:r>
      <w:proofErr w:type="spellEnd"/>
      <w:r>
        <w:rPr>
          <w:rStyle w:val="Code"/>
        </w:rPr>
        <w:t xml:space="preserve">/GitHub/ </w:t>
      </w:r>
    </w:p>
    <w:p w14:paraId="29684665" w14:textId="77777777" w:rsidR="00017F03" w:rsidRPr="002718BC" w:rsidRDefault="00017F03" w:rsidP="001358C4">
      <w:pPr>
        <w:pStyle w:val="ListParagraph"/>
        <w:numPr>
          <w:ilvl w:val="0"/>
          <w:numId w:val="12"/>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Pr>
          <w:rStyle w:val="Code"/>
        </w:rPr>
        <w:t>/home/</w:t>
      </w:r>
      <w:proofErr w:type="spellStart"/>
      <w:r>
        <w:rPr>
          <w:rStyle w:val="Code"/>
        </w:rPr>
        <w:t>elpado</w:t>
      </w:r>
      <w:proofErr w:type="spellEnd"/>
      <w:r>
        <w:rPr>
          <w:rStyle w:val="Code"/>
        </w:rPr>
        <w:t>/GitHub/</w:t>
      </w:r>
      <w:r>
        <w:t xml:space="preserve">) by typing </w:t>
      </w:r>
      <w:r w:rsidRPr="00A12544">
        <w:rPr>
          <w:rStyle w:val="Code"/>
        </w:rPr>
        <w:t xml:space="preserve">cd </w:t>
      </w:r>
      <w:r>
        <w:rPr>
          <w:rStyle w:val="Code"/>
        </w:rPr>
        <w:t>“/home/</w:t>
      </w:r>
      <w:proofErr w:type="spellStart"/>
      <w:r>
        <w:rPr>
          <w:rStyle w:val="Code"/>
        </w:rPr>
        <w:t>elpado</w:t>
      </w:r>
      <w:proofErr w:type="spellEnd"/>
      <w:r>
        <w:rPr>
          <w:rStyle w:val="Code"/>
        </w:rPr>
        <w:t>/GitHub/</w:t>
      </w:r>
      <w:proofErr w:type="spellStart"/>
      <w:r>
        <w:rPr>
          <w:rStyle w:val="Code"/>
        </w:rPr>
        <w:t>Cell_ACDC</w:t>
      </w:r>
      <w:proofErr w:type="spellEnd"/>
      <w:r>
        <w:rPr>
          <w:rStyle w:val="Code"/>
        </w:rPr>
        <w:t>”</w:t>
      </w:r>
      <w:r>
        <w:t xml:space="preserve"> </w:t>
      </w:r>
    </w:p>
    <w:p w14:paraId="17DC55DD" w14:textId="77777777" w:rsidR="00A053A0" w:rsidRPr="002718BC" w:rsidRDefault="00A053A0" w:rsidP="001358C4">
      <w:pPr>
        <w:pStyle w:val="ListParagraph"/>
        <w:numPr>
          <w:ilvl w:val="0"/>
          <w:numId w:val="12"/>
        </w:numPr>
        <w:rPr>
          <w:lang w:val="en-GB"/>
        </w:rPr>
      </w:pPr>
      <w:r w:rsidRPr="002718BC">
        <w:rPr>
          <w:lang w:val="en-GB"/>
        </w:rPr>
        <w:t xml:space="preserve">Now type the following commands </w:t>
      </w:r>
      <w:r w:rsidRPr="002718BC">
        <w:rPr>
          <w:b/>
          <w:bCs/>
          <w:lang w:val="en-GB"/>
        </w:rPr>
        <w:t>one at the time</w:t>
      </w:r>
      <w:r w:rsidRPr="002718BC">
        <w:rPr>
          <w:lang w:val="en-GB"/>
        </w:rPr>
        <w:t xml:space="preserve"> (press “Enter” after each command and type “Y” when requested):</w:t>
      </w:r>
    </w:p>
    <w:p w14:paraId="7AD6BFDF" w14:textId="77777777" w:rsidR="00A053A0" w:rsidRDefault="00A053A0" w:rsidP="00A053A0">
      <w:pPr>
        <w:ind w:left="720" w:firstLine="720"/>
        <w:rPr>
          <w:rStyle w:val="Code"/>
        </w:rPr>
      </w:pPr>
      <w:r w:rsidRPr="00E80E16">
        <w:rPr>
          <w:rStyle w:val="Code"/>
        </w:rPr>
        <w:t>python3 -m pip install --user --upgrade pip</w:t>
      </w:r>
    </w:p>
    <w:p w14:paraId="1B8BBDE2" w14:textId="77777777" w:rsidR="00A053A0"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5B0041EB"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33EDC4C4"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43A2585D" w14:textId="17FAC4A6" w:rsidR="00A053A0" w:rsidRPr="00E55E4F" w:rsidRDefault="00A053A0" w:rsidP="00A053A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you had an error, you could try installing using Anaconda (see instructions above) or open an issue </w:t>
      </w:r>
      <w:hyperlink r:id="rId25" w:history="1">
        <w:r w:rsidRPr="001763EF">
          <w:rPr>
            <w:rStyle w:val="Hyperlink"/>
            <w:lang w:val="en-GB"/>
          </w:rPr>
          <w:t>here</w:t>
        </w:r>
      </w:hyperlink>
      <w:r>
        <w:rPr>
          <w:lang w:val="en-GB"/>
        </w:rPr>
        <w:t>.</w:t>
      </w:r>
    </w:p>
    <w:p w14:paraId="760B5964" w14:textId="72DE48BF" w:rsidR="002737E8" w:rsidRDefault="002737E8">
      <w:pPr>
        <w:spacing w:line="259" w:lineRule="auto"/>
        <w:rPr>
          <w:rStyle w:val="Code"/>
        </w:rPr>
      </w:pPr>
      <w:r>
        <w:rPr>
          <w:rStyle w:val="Code"/>
        </w:rPr>
        <w:br w:type="page"/>
      </w:r>
    </w:p>
    <w:p w14:paraId="5499C557" w14:textId="63D9B19B" w:rsidR="00A053A0" w:rsidRDefault="001E1F90" w:rsidP="001E1F90">
      <w:pPr>
        <w:pStyle w:val="Heading1"/>
        <w:rPr>
          <w:rStyle w:val="Code"/>
          <w:rFonts w:asciiTheme="majorHAnsi" w:hAnsiTheme="majorHAnsi"/>
          <w:sz w:val="32"/>
          <w:bdr w:val="none" w:sz="0" w:space="0" w:color="auto"/>
          <w:shd w:val="clear" w:color="auto" w:fill="auto"/>
        </w:rPr>
      </w:pPr>
      <w:r w:rsidRPr="001E1F90">
        <w:rPr>
          <w:rStyle w:val="Code"/>
          <w:rFonts w:asciiTheme="majorHAnsi" w:hAnsiTheme="majorHAnsi"/>
          <w:sz w:val="32"/>
          <w:bdr w:val="none" w:sz="0" w:space="0" w:color="auto"/>
          <w:shd w:val="clear" w:color="auto" w:fill="auto"/>
        </w:rPr>
        <w:lastRenderedPageBreak/>
        <w:t>First steps</w:t>
      </w:r>
    </w:p>
    <w:p w14:paraId="317F7EAC" w14:textId="2F1932BA" w:rsidR="00641999" w:rsidRPr="00641999" w:rsidRDefault="00641999" w:rsidP="00641999">
      <w:pPr>
        <w:pStyle w:val="Heading2"/>
      </w:pPr>
      <w:bookmarkStart w:id="1" w:name="_Starting_the_main"/>
      <w:bookmarkEnd w:id="1"/>
      <w:r>
        <w:t>Starting the main launcher</w:t>
      </w:r>
    </w:p>
    <w:p w14:paraId="091AEFD9" w14:textId="12B9D2E4" w:rsidR="001E1F90" w:rsidRPr="00150720" w:rsidRDefault="00D832BF" w:rsidP="001358C4">
      <w:pPr>
        <w:pStyle w:val="ListParagraph"/>
        <w:numPr>
          <w:ilvl w:val="0"/>
          <w:numId w:val="13"/>
        </w:numPr>
      </w:pPr>
      <w:r w:rsidRPr="00150720">
        <w:t>Open a terminal:</w:t>
      </w:r>
    </w:p>
    <w:p w14:paraId="7DDC3FE7" w14:textId="72B39D2E" w:rsidR="00D832BF" w:rsidRPr="00150720" w:rsidRDefault="00AC2D3E" w:rsidP="001358C4">
      <w:pPr>
        <w:numPr>
          <w:ilvl w:val="1"/>
          <w:numId w:val="2"/>
        </w:numPr>
        <w:spacing w:after="120"/>
        <w:ind w:left="1434" w:hanging="357"/>
      </w:pPr>
      <w:r>
        <w:t>Windows</w:t>
      </w:r>
      <w:r w:rsidR="00D832BF" w:rsidRPr="00150720">
        <w:t xml:space="preserve">: </w:t>
      </w:r>
      <w:r w:rsidR="00D832BF" w:rsidRPr="00150720">
        <w:rPr>
          <w:b/>
          <w:bCs/>
        </w:rPr>
        <w:t>Anaconda Prompt</w:t>
      </w:r>
      <w:r w:rsidR="00D832BF" w:rsidRPr="00150720">
        <w:t xml:space="preserve"> if you installed with </w:t>
      </w:r>
      <w:proofErr w:type="spellStart"/>
      <w:r w:rsidR="00D832BF" w:rsidRPr="00150720">
        <w:t>conda</w:t>
      </w:r>
      <w:proofErr w:type="spellEnd"/>
    </w:p>
    <w:p w14:paraId="2FF24E05" w14:textId="2E3A497C" w:rsidR="00D832BF" w:rsidRPr="00150720" w:rsidRDefault="00AC2D3E" w:rsidP="001358C4">
      <w:pPr>
        <w:numPr>
          <w:ilvl w:val="1"/>
          <w:numId w:val="2"/>
        </w:numPr>
        <w:spacing w:after="120"/>
        <w:ind w:left="1434" w:hanging="357"/>
      </w:pPr>
      <w:r>
        <w:t>Windows</w:t>
      </w:r>
      <w:r w:rsidR="00D832BF" w:rsidRPr="00150720">
        <w:t xml:space="preserve">: Command Prompt or </w:t>
      </w:r>
      <w:r w:rsidR="00D832BF" w:rsidRPr="00150720">
        <w:rPr>
          <w:b/>
          <w:bCs/>
        </w:rPr>
        <w:t>PowerShell</w:t>
      </w:r>
      <w:r w:rsidR="00D832BF" w:rsidRPr="00150720">
        <w:t xml:space="preserve"> if you installed with pip</w:t>
      </w:r>
    </w:p>
    <w:p w14:paraId="7C0B3D75" w14:textId="745C11C6" w:rsidR="00D832BF" w:rsidRPr="00150720" w:rsidRDefault="00D832BF" w:rsidP="001358C4">
      <w:pPr>
        <w:numPr>
          <w:ilvl w:val="1"/>
          <w:numId w:val="2"/>
        </w:numPr>
        <w:spacing w:after="120"/>
        <w:ind w:left="1434" w:hanging="357"/>
      </w:pPr>
      <w:r w:rsidRPr="00150720">
        <w:t>Unix/</w:t>
      </w:r>
      <w:proofErr w:type="spellStart"/>
      <w:r w:rsidRPr="00150720">
        <w:t>maxOS</w:t>
      </w:r>
      <w:proofErr w:type="spellEnd"/>
      <w:r w:rsidRPr="00150720">
        <w:t xml:space="preserve">: </w:t>
      </w:r>
      <w:r w:rsidRPr="00150720">
        <w:rPr>
          <w:b/>
          <w:bCs/>
        </w:rPr>
        <w:t>Terminal</w:t>
      </w:r>
    </w:p>
    <w:p w14:paraId="0B22DBFC" w14:textId="398B075A" w:rsidR="00150720" w:rsidRDefault="00150720" w:rsidP="001358C4">
      <w:pPr>
        <w:pStyle w:val="ListParagraph"/>
        <w:numPr>
          <w:ilvl w:val="0"/>
          <w:numId w:val="13"/>
        </w:numPr>
        <w:spacing w:before="240"/>
      </w:pPr>
      <w:r w:rsidRPr="00150720">
        <w:t xml:space="preserve">Navigate to the </w:t>
      </w:r>
      <w:r>
        <w:t xml:space="preserve">Cell-ACDC </w:t>
      </w:r>
      <w:r w:rsidRPr="00150720">
        <w:t>folder</w:t>
      </w:r>
      <w:r w:rsidR="00DE4FD8">
        <w:t xml:space="preserve"> with the command </w:t>
      </w:r>
      <w:r w:rsidR="00DE4FD8" w:rsidRPr="00DE4FD8">
        <w:rPr>
          <w:rStyle w:val="Code"/>
        </w:rPr>
        <w:t>cd</w:t>
      </w:r>
      <w:r w:rsidRPr="00150720">
        <w:t xml:space="preserve"> </w:t>
      </w:r>
      <w:r>
        <w:t>like you did when you installed it.</w:t>
      </w:r>
      <w:r w:rsidRPr="00150720">
        <w:t xml:space="preserve"> </w:t>
      </w:r>
    </w:p>
    <w:p w14:paraId="25A5DE9D" w14:textId="4838C614" w:rsidR="00DE4FD8" w:rsidRDefault="00DE4FD8" w:rsidP="001358C4">
      <w:pPr>
        <w:pStyle w:val="ListParagraph"/>
        <w:numPr>
          <w:ilvl w:val="0"/>
          <w:numId w:val="13"/>
        </w:numPr>
      </w:pPr>
      <w:r w:rsidRPr="0016025B">
        <w:rPr>
          <w:b/>
          <w:bCs/>
        </w:rPr>
        <w:t>Activate</w:t>
      </w:r>
      <w:r>
        <w:t xml:space="preserve"> the environment:</w:t>
      </w:r>
    </w:p>
    <w:p w14:paraId="4513C24F" w14:textId="606019FC"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proofErr w:type="spellStart"/>
      <w:r>
        <w:t>Conda</w:t>
      </w:r>
      <w:proofErr w:type="spellEnd"/>
      <w:r>
        <w:t xml:space="preserve">: </w:t>
      </w:r>
      <w:proofErr w:type="spellStart"/>
      <w:r w:rsidRPr="00DE4FD8">
        <w:rPr>
          <w:rStyle w:val="Code"/>
        </w:rPr>
        <w:t>conda</w:t>
      </w:r>
      <w:proofErr w:type="spellEnd"/>
      <w:r w:rsidRPr="00DE4FD8">
        <w:rPr>
          <w:rStyle w:val="Code"/>
        </w:rPr>
        <w:t xml:space="preserve"> activate </w:t>
      </w:r>
      <w:proofErr w:type="spellStart"/>
      <w:r w:rsidRPr="00DE4FD8">
        <w:rPr>
          <w:rStyle w:val="Code"/>
        </w:rPr>
        <w:t>acdc</w:t>
      </w:r>
      <w:proofErr w:type="spellEnd"/>
    </w:p>
    <w:p w14:paraId="4704079B" w14:textId="6DA519F5"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r>
        <w:t xml:space="preserve">pip on </w:t>
      </w:r>
      <w:r w:rsidR="00AC2D3E">
        <w:t>Windows</w:t>
      </w:r>
      <w:r>
        <w:t xml:space="preserve">: </w:t>
      </w:r>
      <w:r w:rsidRPr="00DE4FD8">
        <w:rPr>
          <w:rStyle w:val="Code"/>
        </w:rPr>
        <w:t>.\env\Scripts\activate</w:t>
      </w:r>
    </w:p>
    <w:p w14:paraId="1C9A93B7" w14:textId="5B98B460" w:rsidR="00AC2D3E" w:rsidRPr="00AC2D3E" w:rsidRDefault="00DE4FD8"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pip on Unix/macOS: </w:t>
      </w:r>
      <w:r w:rsidRPr="00E80E16">
        <w:rPr>
          <w:rStyle w:val="Code"/>
        </w:rPr>
        <w:t>source env/bin/activate</w:t>
      </w:r>
    </w:p>
    <w:p w14:paraId="0C4CBD31" w14:textId="0CA6C442" w:rsidR="00AC2D3E" w:rsidRPr="006B3FEB" w:rsidRDefault="00AC2D3E" w:rsidP="001358C4">
      <w:pPr>
        <w:pStyle w:val="ListParagraph"/>
        <w:numPr>
          <w:ilvl w:val="0"/>
          <w:numId w:val="13"/>
        </w:numPr>
        <w:rPr>
          <w:rStyle w:val="Code"/>
          <w:rFonts w:asciiTheme="minorHAnsi" w:hAnsiTheme="minorHAnsi"/>
          <w:sz w:val="22"/>
          <w:bdr w:val="none" w:sz="0" w:space="0" w:color="auto"/>
          <w:shd w:val="clear" w:color="auto" w:fill="auto"/>
        </w:rPr>
      </w:pPr>
      <w:r w:rsidRPr="006B3FEB">
        <w:rPr>
          <w:rStyle w:val="Code"/>
          <w:rFonts w:asciiTheme="minorHAnsi" w:hAnsiTheme="minorHAnsi"/>
          <w:sz w:val="22"/>
          <w:bdr w:val="none" w:sz="0" w:space="0" w:color="auto"/>
          <w:shd w:val="clear" w:color="auto" w:fill="auto"/>
        </w:rPr>
        <w:t>Run the main launcher:</w:t>
      </w:r>
    </w:p>
    <w:p w14:paraId="74C3CB99" w14:textId="2FA3E1F4" w:rsidR="00AC2D3E" w:rsidRDefault="00AC2D3E" w:rsidP="001358C4">
      <w:pPr>
        <w:numPr>
          <w:ilvl w:val="1"/>
          <w:numId w:val="2"/>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Windows: </w:t>
      </w:r>
      <w:r w:rsidRPr="00AC2D3E">
        <w:rPr>
          <w:rStyle w:val="Code"/>
        </w:rPr>
        <w:t>python main.py</w:t>
      </w:r>
    </w:p>
    <w:p w14:paraId="17B9DC92" w14:textId="77777777" w:rsidR="00D859B3" w:rsidRDefault="00AC2D3E"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Unix/macOS: </w:t>
      </w:r>
      <w:r w:rsidRPr="00AC2D3E">
        <w:rPr>
          <w:rStyle w:val="Code"/>
        </w:rPr>
        <w:t>python3 main.py</w:t>
      </w:r>
    </w:p>
    <w:p w14:paraId="238ED3B3" w14:textId="0FDC767A" w:rsidR="00641999" w:rsidRPr="00D859B3" w:rsidRDefault="00641999" w:rsidP="001358C4">
      <w:pPr>
        <w:pStyle w:val="ListParagraph"/>
        <w:numPr>
          <w:ilvl w:val="0"/>
          <w:numId w:val="13"/>
        </w:numPr>
        <w:spacing w:after="240"/>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 xml:space="preserve">If you get the error </w:t>
      </w:r>
      <w:proofErr w:type="spellStart"/>
      <w:r w:rsidRPr="00D859B3">
        <w:rPr>
          <w:szCs w:val="18"/>
        </w:rPr>
        <w:t>ImportError</w:t>
      </w:r>
      <w:proofErr w:type="spellEnd"/>
      <w:r w:rsidRPr="00D859B3">
        <w:rPr>
          <w:szCs w:val="18"/>
        </w:rPr>
        <w:t>: No module named '</w:t>
      </w:r>
      <w:proofErr w:type="spellStart"/>
      <w:r w:rsidRPr="00D859B3">
        <w:rPr>
          <w:szCs w:val="18"/>
        </w:rPr>
        <w:t>Tkinter</w:t>
      </w:r>
      <w:proofErr w:type="spellEnd"/>
      <w:r w:rsidRPr="00D859B3">
        <w:rPr>
          <w:szCs w:val="18"/>
        </w:rPr>
        <w:t>'</w:t>
      </w:r>
      <w:r w:rsidRPr="00D859B3">
        <w:rPr>
          <w:rStyle w:val="Code"/>
          <w:rFonts w:asciiTheme="minorHAnsi" w:hAnsiTheme="minorHAnsi"/>
          <w:sz w:val="22"/>
          <w:bdr w:val="none" w:sz="0" w:space="0" w:color="auto"/>
          <w:shd w:val="clear" w:color="auto" w:fill="auto"/>
        </w:rPr>
        <w:t xml:space="preserve"> you need to install </w:t>
      </w:r>
      <w:proofErr w:type="spellStart"/>
      <w:r w:rsidRPr="00D859B3">
        <w:rPr>
          <w:rStyle w:val="Code"/>
          <w:rFonts w:asciiTheme="minorHAnsi" w:hAnsiTheme="minorHAnsi"/>
          <w:sz w:val="22"/>
          <w:bdr w:val="none" w:sz="0" w:space="0" w:color="auto"/>
          <w:shd w:val="clear" w:color="auto" w:fill="auto"/>
        </w:rPr>
        <w:t>tkinter</w:t>
      </w:r>
      <w:proofErr w:type="spellEnd"/>
      <w:r w:rsidRPr="00D859B3">
        <w:rPr>
          <w:rStyle w:val="Code"/>
          <w:rFonts w:asciiTheme="minorHAnsi" w:hAnsiTheme="minorHAnsi"/>
          <w:sz w:val="22"/>
          <w:bdr w:val="none" w:sz="0" w:space="0" w:color="auto"/>
          <w:shd w:val="clear" w:color="auto" w:fill="auto"/>
        </w:rPr>
        <w:t xml:space="preserve"> with the command </w:t>
      </w:r>
      <w:proofErr w:type="spellStart"/>
      <w:r w:rsidRPr="00641999">
        <w:rPr>
          <w:rStyle w:val="Code"/>
        </w:rPr>
        <w:t>sudo</w:t>
      </w:r>
      <w:proofErr w:type="spellEnd"/>
      <w:r w:rsidRPr="00641999">
        <w:rPr>
          <w:rStyle w:val="Code"/>
        </w:rPr>
        <w:t xml:space="preserve"> apt-get install python3-tk</w:t>
      </w:r>
    </w:p>
    <w:p w14:paraId="713A1B26" w14:textId="7288275D" w:rsidR="00AC2D3E" w:rsidRPr="00D859B3" w:rsidRDefault="0096035D" w:rsidP="001358C4">
      <w:pPr>
        <w:pStyle w:val="ListParagraph"/>
        <w:numPr>
          <w:ilvl w:val="0"/>
          <w:numId w:val="13"/>
        </w:numPr>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The first time, it will take 1 or 2 minutes to launch. The next times it will be faster. Once launched, you should get the following Welcome Guide</w:t>
      </w:r>
      <w:r w:rsidR="00641999" w:rsidRPr="00D859B3">
        <w:rPr>
          <w:rStyle w:val="Code"/>
          <w:rFonts w:asciiTheme="minorHAnsi" w:hAnsiTheme="minorHAnsi"/>
          <w:sz w:val="22"/>
          <w:bdr w:val="none" w:sz="0" w:space="0" w:color="auto"/>
          <w:shd w:val="clear" w:color="auto" w:fill="auto"/>
        </w:rPr>
        <w:t xml:space="preserve"> </w:t>
      </w:r>
      <w:commentRangeStart w:id="2"/>
      <w:r w:rsidR="00641999" w:rsidRPr="00D859B3">
        <w:rPr>
          <w:rStyle w:val="Code"/>
          <w:rFonts w:asciiTheme="minorHAnsi" w:hAnsiTheme="minorHAnsi"/>
          <w:sz w:val="22"/>
          <w:bdr w:val="none" w:sz="0" w:space="0" w:color="auto"/>
          <w:shd w:val="clear" w:color="auto" w:fill="auto"/>
        </w:rPr>
        <w:t>window</w:t>
      </w:r>
      <w:commentRangeEnd w:id="2"/>
      <w:r w:rsidR="000C393F">
        <w:rPr>
          <w:rStyle w:val="CommentReference"/>
        </w:rPr>
        <w:commentReference w:id="2"/>
      </w:r>
      <w:r w:rsidR="00BB13C6" w:rsidRPr="00D859B3">
        <w:rPr>
          <w:rStyle w:val="Code"/>
          <w:rFonts w:asciiTheme="minorHAnsi" w:hAnsiTheme="minorHAnsi"/>
          <w:sz w:val="22"/>
          <w:bdr w:val="none" w:sz="0" w:space="0" w:color="auto"/>
          <w:shd w:val="clear" w:color="auto" w:fill="auto"/>
        </w:rPr>
        <w:t>.</w:t>
      </w:r>
      <w:r w:rsidR="00820526" w:rsidRPr="00D859B3">
        <w:rPr>
          <w:rStyle w:val="Code"/>
          <w:rFonts w:asciiTheme="minorHAnsi" w:hAnsiTheme="minorHAnsi"/>
          <w:sz w:val="22"/>
          <w:bdr w:val="none" w:sz="0" w:space="0" w:color="auto"/>
          <w:shd w:val="clear" w:color="auto" w:fill="auto"/>
        </w:rPr>
        <w:t xml:space="preserve"> </w:t>
      </w:r>
    </w:p>
    <w:p w14:paraId="1BA296B5" w14:textId="65695A3C" w:rsidR="00641999" w:rsidRDefault="00641999" w:rsidP="00641999">
      <w:pPr>
        <w:ind w:left="720"/>
        <w:rPr>
          <w:rStyle w:val="Code"/>
          <w:rFonts w:asciiTheme="minorHAnsi" w:hAnsiTheme="minorHAnsi"/>
          <w:sz w:val="22"/>
          <w:bdr w:val="none" w:sz="0" w:space="0" w:color="auto"/>
          <w:shd w:val="clear" w:color="auto" w:fill="auto"/>
        </w:rPr>
      </w:pPr>
      <w:r>
        <w:rPr>
          <w:noProof/>
        </w:rPr>
        <w:drawing>
          <wp:inline distT="0" distB="0" distL="0" distR="0" wp14:anchorId="15B78F69" wp14:editId="3ECC9CF0">
            <wp:extent cx="5400000" cy="264965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0"/>
                    <a:stretch>
                      <a:fillRect/>
                    </a:stretch>
                  </pic:blipFill>
                  <pic:spPr>
                    <a:xfrm>
                      <a:off x="0" y="0"/>
                      <a:ext cx="5400000" cy="2649657"/>
                    </a:xfrm>
                    <a:prstGeom prst="rect">
                      <a:avLst/>
                    </a:prstGeom>
                  </pic:spPr>
                </pic:pic>
              </a:graphicData>
            </a:graphic>
          </wp:inline>
        </w:drawing>
      </w:r>
    </w:p>
    <w:p w14:paraId="5332911C" w14:textId="74BBE25C" w:rsidR="00641999" w:rsidRDefault="00641999">
      <w:pPr>
        <w:spacing w:line="259" w:lineRule="auto"/>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br w:type="page"/>
      </w:r>
    </w:p>
    <w:p w14:paraId="66E7C6A0" w14:textId="47B2DECD" w:rsidR="00AC2D3E" w:rsidRDefault="00641999" w:rsidP="00820526">
      <w:pPr>
        <w:pStyle w:val="Heading2"/>
        <w:rPr>
          <w:rStyle w:val="Code"/>
          <w:rFonts w:asciiTheme="majorHAnsi" w:hAnsiTheme="majorHAnsi"/>
          <w:sz w:val="26"/>
          <w:bdr w:val="none" w:sz="0" w:space="0" w:color="auto"/>
          <w:shd w:val="clear" w:color="auto" w:fill="auto"/>
        </w:rPr>
      </w:pPr>
      <w:bookmarkStart w:id="3" w:name="_Load_microscopy_file"/>
      <w:bookmarkEnd w:id="3"/>
      <w:r w:rsidRPr="00820526">
        <w:rPr>
          <w:rStyle w:val="Code"/>
          <w:rFonts w:asciiTheme="majorHAnsi" w:hAnsiTheme="majorHAnsi"/>
          <w:sz w:val="26"/>
          <w:bdr w:val="none" w:sz="0" w:space="0" w:color="auto"/>
          <w:shd w:val="clear" w:color="auto" w:fill="auto"/>
        </w:rPr>
        <w:lastRenderedPageBreak/>
        <w:t>Load microscopy file</w:t>
      </w:r>
    </w:p>
    <w:p w14:paraId="341A2701" w14:textId="055B5FDD" w:rsidR="00820526" w:rsidRDefault="00820526" w:rsidP="00820526">
      <w:r>
        <w:t xml:space="preserve">To load a microscopy file, Cell-ACDC uses the java library </w:t>
      </w:r>
      <w:hyperlink r:id="rId31" w:history="1">
        <w:r w:rsidRPr="00820526">
          <w:rPr>
            <w:rStyle w:val="Hyperlink"/>
          </w:rPr>
          <w:t>Bio-Formats</w:t>
        </w:r>
      </w:hyperlink>
      <w:r>
        <w:t xml:space="preserve"> and the Python library </w:t>
      </w:r>
      <w:hyperlink r:id="rId32" w:history="1">
        <w:r w:rsidRPr="00820526">
          <w:rPr>
            <w:rStyle w:val="Hyperlink"/>
          </w:rPr>
          <w:t>python-</w:t>
        </w:r>
        <w:proofErr w:type="spellStart"/>
        <w:r w:rsidRPr="00820526">
          <w:rPr>
            <w:rStyle w:val="Hyperlink"/>
          </w:rPr>
          <w:t>bioformats</w:t>
        </w:r>
        <w:proofErr w:type="spellEnd"/>
      </w:hyperlink>
      <w:r>
        <w:t>. The python-</w:t>
      </w:r>
      <w:proofErr w:type="spellStart"/>
      <w:r>
        <w:t>bioformats</w:t>
      </w:r>
      <w:proofErr w:type="spellEnd"/>
      <w:r>
        <w:t xml:space="preserve"> library was developed for </w:t>
      </w:r>
      <w:hyperlink r:id="rId33" w:history="1">
        <w:proofErr w:type="spellStart"/>
        <w:r w:rsidRPr="00820526">
          <w:rPr>
            <w:rStyle w:val="Hyperlink"/>
          </w:rPr>
          <w:t>CellProfiler</w:t>
        </w:r>
        <w:proofErr w:type="spellEnd"/>
      </w:hyperlink>
      <w:r>
        <w:t xml:space="preserve"> and it is </w:t>
      </w:r>
      <w:r w:rsidRPr="000F2DEE">
        <w:rPr>
          <w:b/>
          <w:bCs/>
        </w:rPr>
        <w:t>embedded</w:t>
      </w:r>
      <w:r>
        <w:t xml:space="preserve"> into Cell-ACDC. It essentially allows you to run the java code from Bio-Formats from Python.</w:t>
      </w:r>
      <w:r w:rsidR="00E73895">
        <w:t xml:space="preserve"> Have a look </w:t>
      </w:r>
      <w:hyperlink r:id="rId34" w:history="1">
        <w:r w:rsidR="00E73895" w:rsidRPr="00E73895">
          <w:rPr>
            <w:rStyle w:val="Hyperlink"/>
          </w:rPr>
          <w:t>here</w:t>
        </w:r>
      </w:hyperlink>
      <w:r w:rsidR="00E73895">
        <w:t xml:space="preserve"> for a list of supported file formats. </w:t>
      </w:r>
    </w:p>
    <w:p w14:paraId="1D7948DA" w14:textId="1786241F" w:rsidR="00E73895" w:rsidRDefault="00F41CF6" w:rsidP="00C44274">
      <w:pPr>
        <w:spacing w:after="360"/>
      </w:pPr>
      <w:r>
        <w:t>To load a microscopy file into the Cell-ACDC pipeline</w:t>
      </w:r>
      <w:ins w:id="4" w:author="Kurt Michael Schmoller" w:date="2021-09-18T12:10:00Z">
        <w:r w:rsidR="000C393F">
          <w:t>,</w:t>
        </w:r>
      </w:ins>
      <w:r>
        <w:t xml:space="preserve"> we first </w:t>
      </w:r>
      <w:proofErr w:type="gramStart"/>
      <w:r>
        <w:t>have to</w:t>
      </w:r>
      <w:proofErr w:type="gramEnd"/>
      <w:r>
        <w:t xml:space="preserve"> </w:t>
      </w:r>
      <w:r w:rsidRPr="000F2DEE">
        <w:rPr>
          <w:b/>
          <w:bCs/>
        </w:rPr>
        <w:t>convert it into a specific data structure</w:t>
      </w:r>
      <w:r>
        <w:t xml:space="preserve">. We included a module that allows you to </w:t>
      </w:r>
      <w:r w:rsidRPr="000F2DEE">
        <w:rPr>
          <w:b/>
          <w:bCs/>
        </w:rPr>
        <w:t>automatically create the required data structure</w:t>
      </w:r>
      <w:r w:rsidR="004744C1">
        <w:t>.</w:t>
      </w:r>
      <w:r>
        <w:t xml:space="preserve"> </w:t>
      </w:r>
      <w:r w:rsidR="004744C1">
        <w:t>However,</w:t>
      </w:r>
      <w:r>
        <w:t xml:space="preserve"> if it fails, you can create it manually with ImageJ/Fiji. Read the section of this manual called “</w:t>
      </w:r>
      <w:hyperlink w:anchor="_Manually_create_data" w:history="1">
        <w:r w:rsidRPr="00333524">
          <w:rPr>
            <w:rStyle w:val="Hyperlink"/>
          </w:rPr>
          <w:t>Manually create data structure from microscopy file(s)</w:t>
        </w:r>
      </w:hyperlink>
      <w:r>
        <w:t>”.</w:t>
      </w:r>
      <w:r w:rsidR="0092126A">
        <w:t xml:space="preserve"> </w:t>
      </w:r>
    </w:p>
    <w:p w14:paraId="3A39AA09" w14:textId="5230365F" w:rsidR="00C44274" w:rsidRDefault="00AC6863" w:rsidP="001358C4">
      <w:pPr>
        <w:pStyle w:val="ListParagraph"/>
        <w:numPr>
          <w:ilvl w:val="0"/>
          <w:numId w:val="3"/>
        </w:numPr>
        <w:spacing w:after="240" w:line="259" w:lineRule="auto"/>
        <w:ind w:left="714" w:hanging="357"/>
        <w:contextualSpacing w:val="0"/>
      </w:pPr>
      <w:r>
        <w:t xml:space="preserve">From the </w:t>
      </w:r>
      <w:hyperlink w:anchor="_Starting_the_main" w:history="1">
        <w:r w:rsidRPr="00AC6863">
          <w:rPr>
            <w:rStyle w:val="Hyperlink"/>
          </w:rPr>
          <w:t>main launcher</w:t>
        </w:r>
      </w:hyperlink>
      <w:r w:rsidR="00C44274">
        <w:t xml:space="preserve"> (could be behind Welcome Guide window)</w:t>
      </w:r>
      <w:r>
        <w:t xml:space="preserve"> click on</w:t>
      </w:r>
      <w:r w:rsidR="000C393F">
        <w:t xml:space="preserve"> the</w:t>
      </w:r>
      <w:r w:rsidR="00C44274">
        <w:t xml:space="preserve"> “</w:t>
      </w:r>
      <w:r w:rsidR="00C44274" w:rsidRPr="00C44274">
        <w:rPr>
          <w:rFonts w:ascii="Segoe UI" w:hAnsi="Segoe UI" w:cs="Segoe UI"/>
        </w:rPr>
        <w:t>Create data structure from microscopy file(s)…</w:t>
      </w:r>
      <w:r w:rsidR="00C44274">
        <w:t xml:space="preserve">” button and follow the instructions of the </w:t>
      </w:r>
      <w:commentRangeStart w:id="5"/>
      <w:r w:rsidR="00C44274">
        <w:t>Wizard</w:t>
      </w:r>
      <w:commentRangeEnd w:id="5"/>
      <w:r w:rsidR="000C393F">
        <w:rPr>
          <w:rStyle w:val="CommentReference"/>
        </w:rPr>
        <w:commentReference w:id="5"/>
      </w:r>
      <w:r w:rsidR="00C44274">
        <w:t>.</w:t>
      </w:r>
    </w:p>
    <w:p w14:paraId="12BFF983" w14:textId="77777777" w:rsidR="0070700A" w:rsidRDefault="00C44274" w:rsidP="0070700A">
      <w:pPr>
        <w:pStyle w:val="ListParagraph"/>
        <w:spacing w:after="360" w:line="259" w:lineRule="auto"/>
        <w:contextualSpacing w:val="0"/>
        <w:jc w:val="center"/>
      </w:pPr>
      <w:r>
        <w:rPr>
          <w:noProof/>
        </w:rPr>
        <mc:AlternateContent>
          <mc:Choice Requires="wps">
            <w:drawing>
              <wp:anchor distT="0" distB="0" distL="114300" distR="114300" simplePos="0" relativeHeight="251661312" behindDoc="0" locked="0" layoutInCell="1" allowOverlap="1" wp14:anchorId="0DC5E5F1" wp14:editId="4AAD7023">
                <wp:simplePos x="0" y="0"/>
                <wp:positionH relativeFrom="column">
                  <wp:posOffset>1722755</wp:posOffset>
                </wp:positionH>
                <wp:positionV relativeFrom="paragraph">
                  <wp:posOffset>814015</wp:posOffset>
                </wp:positionV>
                <wp:extent cx="2928730" cy="571916"/>
                <wp:effectExtent l="0" t="0" r="24130" b="19050"/>
                <wp:wrapNone/>
                <wp:docPr id="24" name="Oval 24"/>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35895" id="Oval 24" o:spid="_x0000_s1026" style="position:absolute;margin-left:135.65pt;margin-top:64.1pt;width:230.6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" filled="f" strokecolor="red" strokeweight="1pt">
                <v:stroke joinstyle="miter"/>
              </v:oval>
            </w:pict>
          </mc:Fallback>
        </mc:AlternateContent>
      </w:r>
      <w:r>
        <w:rPr>
          <w:noProof/>
        </w:rPr>
        <w:drawing>
          <wp:inline distT="0" distB="0" distL="0" distR="0" wp14:anchorId="075A0914" wp14:editId="7AB3DD75">
            <wp:extent cx="2520000" cy="2588444"/>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624FC975" w14:textId="0454EAEA" w:rsidR="00333524" w:rsidRDefault="00F7142F" w:rsidP="001358C4">
      <w:pPr>
        <w:pStyle w:val="ListParagraph"/>
        <w:numPr>
          <w:ilvl w:val="0"/>
          <w:numId w:val="3"/>
        </w:numPr>
        <w:spacing w:line="259" w:lineRule="auto"/>
      </w:pPr>
      <w:r>
        <w:t>Once the creation of the data structure is finished</w:t>
      </w:r>
      <w:ins w:id="6" w:author="Kurt Michael Schmoller" w:date="2021-09-18T12:11:00Z">
        <w:r w:rsidR="000C393F">
          <w:t>,</w:t>
        </w:r>
      </w:ins>
      <w:r>
        <w:t xml:space="preserve"> you are ready to start using your new labelling tool</w:t>
      </w:r>
      <w:r w:rsidR="000C393F">
        <w:t>!</w:t>
      </w:r>
      <w:commentRangeStart w:id="7"/>
      <w:commentRangeEnd w:id="7"/>
      <w:r w:rsidR="000C393F">
        <w:rPr>
          <w:rStyle w:val="CommentReference"/>
        </w:rPr>
        <w:commentReference w:id="7"/>
      </w:r>
      <w:r>
        <w:t xml:space="preserve"> The easiest way to start is from the </w:t>
      </w:r>
      <w:hyperlink w:anchor="_Quick_Start" w:history="1">
        <w:r w:rsidRPr="00F7142F">
          <w:rPr>
            <w:rStyle w:val="Hyperlink"/>
          </w:rPr>
          <w:t>Quick Start</w:t>
        </w:r>
      </w:hyperlink>
      <w:r>
        <w:t xml:space="preserve"> section of this User Manual</w:t>
      </w:r>
      <w:r w:rsidR="000C393F">
        <w:t>.</w:t>
      </w:r>
      <w:r w:rsidR="00333524">
        <w:br w:type="page"/>
      </w:r>
    </w:p>
    <w:p w14:paraId="1D3BD85C" w14:textId="5D2E82BF" w:rsidR="00333524" w:rsidRDefault="00333524" w:rsidP="00333524">
      <w:pPr>
        <w:pStyle w:val="Heading2"/>
      </w:pPr>
      <w:bookmarkStart w:id="8" w:name="_Manually_create_data"/>
      <w:bookmarkEnd w:id="8"/>
      <w:r>
        <w:lastRenderedPageBreak/>
        <w:t>Manually create data structure from microscopy file(s)</w:t>
      </w:r>
    </w:p>
    <w:p w14:paraId="5C5AC5F5" w14:textId="04685998" w:rsidR="005254BF" w:rsidRDefault="005254BF" w:rsidP="001358C4">
      <w:pPr>
        <w:pStyle w:val="ListParagraph"/>
        <w:numPr>
          <w:ilvl w:val="0"/>
          <w:numId w:val="14"/>
        </w:numPr>
      </w:pPr>
      <w:r>
        <w:t xml:space="preserve">If you don’t have it, </w:t>
      </w:r>
      <w:proofErr w:type="gramStart"/>
      <w:r>
        <w:t>download</w:t>
      </w:r>
      <w:proofErr w:type="gramEnd"/>
      <w:r>
        <w:t xml:space="preserve"> and install Fiji from </w:t>
      </w:r>
      <w:hyperlink r:id="rId36" w:history="1">
        <w:r w:rsidRPr="005254BF">
          <w:rPr>
            <w:rStyle w:val="Hyperlink"/>
          </w:rPr>
          <w:t>here</w:t>
        </w:r>
      </w:hyperlink>
    </w:p>
    <w:p w14:paraId="3D1F93CA" w14:textId="3A47BA6B" w:rsidR="005254BF" w:rsidRDefault="005254BF" w:rsidP="001358C4">
      <w:pPr>
        <w:pStyle w:val="ListParagraph"/>
        <w:numPr>
          <w:ilvl w:val="0"/>
          <w:numId w:val="14"/>
        </w:numPr>
      </w:pPr>
      <w:r>
        <w:t>Open</w:t>
      </w:r>
      <w:r w:rsidR="000C393F">
        <w:t xml:space="preserve"> the</w:t>
      </w:r>
      <w:r>
        <w:t xml:space="preserve"> Fiji app and launch the Bio-Formats importer from</w:t>
      </w:r>
      <w:r w:rsidR="00751CF0">
        <w:t xml:space="preserve"> the menu</w:t>
      </w:r>
      <w:r>
        <w:t xml:space="preserve"> “Plugins </w:t>
      </w:r>
      <w:r>
        <w:sym w:font="Wingdings" w:char="F0E0"/>
      </w:r>
      <w:r>
        <w:t xml:space="preserve"> Bio-Formats </w:t>
      </w:r>
      <w:r>
        <w:sym w:font="Wingdings" w:char="F0E0"/>
      </w:r>
      <w:r>
        <w:t xml:space="preserve"> </w:t>
      </w:r>
      <w:proofErr w:type="spellStart"/>
      <w:r w:rsidR="00751CF0">
        <w:t>Bio-Formats</w:t>
      </w:r>
      <w:proofErr w:type="spellEnd"/>
      <w:r w:rsidR="00751CF0">
        <w:t xml:space="preserve"> Importer” and select your microscopy file (one at the time).</w:t>
      </w:r>
    </w:p>
    <w:p w14:paraId="4F0A734D" w14:textId="4064AAA7" w:rsidR="00751CF0" w:rsidRDefault="00751CF0" w:rsidP="001358C4">
      <w:pPr>
        <w:pStyle w:val="ListParagraph"/>
        <w:numPr>
          <w:ilvl w:val="0"/>
          <w:numId w:val="14"/>
        </w:numPr>
      </w:pPr>
      <w:r>
        <w:t>Check the options “Use virtual stack” and “Split channels” as in the screenshot below</w:t>
      </w:r>
    </w:p>
    <w:p w14:paraId="70F3A919" w14:textId="7AD4BE23" w:rsidR="00751CF0" w:rsidRDefault="00751CF0" w:rsidP="00751CF0">
      <w:pPr>
        <w:ind w:left="720"/>
        <w:jc w:val="center"/>
      </w:pPr>
      <w:r>
        <w:rPr>
          <w:noProof/>
        </w:rPr>
        <mc:AlternateContent>
          <mc:Choice Requires="wps">
            <w:drawing>
              <wp:anchor distT="0" distB="0" distL="114300" distR="114300" simplePos="0" relativeHeight="251665408" behindDoc="0" locked="0" layoutInCell="1" allowOverlap="1" wp14:anchorId="0F460FA5" wp14:editId="6143BD2D">
                <wp:simplePos x="0" y="0"/>
                <wp:positionH relativeFrom="column">
                  <wp:posOffset>2305050</wp:posOffset>
                </wp:positionH>
                <wp:positionV relativeFrom="paragraph">
                  <wp:posOffset>1866900</wp:posOffset>
                </wp:positionV>
                <wp:extent cx="901038" cy="279952"/>
                <wp:effectExtent l="0" t="0" r="13970" b="25400"/>
                <wp:wrapNone/>
                <wp:docPr id="28" name="Oval 28"/>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23D23" id="Oval 28" o:spid="_x0000_s1026" style="position:absolute;margin-left:181.5pt;margin-top:147pt;width:70.9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7BDB38C" wp14:editId="7EBD41EF">
                <wp:simplePos x="0" y="0"/>
                <wp:positionH relativeFrom="column">
                  <wp:posOffset>2305050</wp:posOffset>
                </wp:positionH>
                <wp:positionV relativeFrom="paragraph">
                  <wp:posOffset>1045845</wp:posOffset>
                </wp:positionV>
                <wp:extent cx="901038" cy="279952"/>
                <wp:effectExtent l="0" t="0" r="13970" b="25400"/>
                <wp:wrapNone/>
                <wp:docPr id="27" name="Oval 27"/>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3377B" id="Oval 27" o:spid="_x0000_s1026" style="position:absolute;margin-left:181.5pt;margin-top:82.35pt;width:70.9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" filled="f" strokecolor="red" strokeweight="1pt">
                <v:stroke joinstyle="miter"/>
              </v:oval>
            </w:pict>
          </mc:Fallback>
        </mc:AlternateContent>
      </w:r>
      <w:r>
        <w:rPr>
          <w:noProof/>
        </w:rPr>
        <w:drawing>
          <wp:inline distT="0" distB="0" distL="0" distR="0" wp14:anchorId="0FB96894" wp14:editId="3D975ED1">
            <wp:extent cx="4320000" cy="2871050"/>
            <wp:effectExtent l="0" t="0" r="4445"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7"/>
                    <a:stretch>
                      <a:fillRect/>
                    </a:stretch>
                  </pic:blipFill>
                  <pic:spPr>
                    <a:xfrm>
                      <a:off x="0" y="0"/>
                      <a:ext cx="4320000" cy="2871050"/>
                    </a:xfrm>
                    <a:prstGeom prst="rect">
                      <a:avLst/>
                    </a:prstGeom>
                  </pic:spPr>
                </pic:pic>
              </a:graphicData>
            </a:graphic>
          </wp:inline>
        </w:drawing>
      </w:r>
    </w:p>
    <w:p w14:paraId="7C9393C0" w14:textId="73107896" w:rsidR="00751CF0" w:rsidRDefault="00751CF0" w:rsidP="001358C4">
      <w:pPr>
        <w:pStyle w:val="ListParagraph"/>
        <w:numPr>
          <w:ilvl w:val="0"/>
          <w:numId w:val="14"/>
        </w:numPr>
      </w:pPr>
      <w:r>
        <w:t xml:space="preserve">If you have multiple positions (series) in the file you opened, you will be asked to select a position. We recommend opening one position at the time, to avoid memory issues. </w:t>
      </w:r>
    </w:p>
    <w:p w14:paraId="70B0CB38" w14:textId="01A04176" w:rsidR="00751CF0" w:rsidRDefault="00751CF0" w:rsidP="001358C4">
      <w:pPr>
        <w:pStyle w:val="ListParagraph"/>
        <w:numPr>
          <w:ilvl w:val="0"/>
          <w:numId w:val="14"/>
        </w:numPr>
      </w:pPr>
      <w:r>
        <w:t xml:space="preserve">You should now have one image window for each channel you had in the file. Select the window with the image data from the first channel (the window name should be something like “filename … C=0”), then </w:t>
      </w:r>
      <w:r w:rsidR="00F9673C">
        <w:t>“</w:t>
      </w:r>
      <w:r>
        <w:t xml:space="preserve">File </w:t>
      </w:r>
      <w:r>
        <w:sym w:font="Wingdings" w:char="F0E0"/>
      </w:r>
      <w:r>
        <w:t xml:space="preserve"> Save as… </w:t>
      </w:r>
      <w:r>
        <w:sym w:font="Wingdings" w:char="F0E0"/>
      </w:r>
      <w:r>
        <w:t xml:space="preserve"> Tiff</w:t>
      </w:r>
      <w:r w:rsidR="00F9673C">
        <w:t>”</w:t>
      </w:r>
    </w:p>
    <w:p w14:paraId="742C0159" w14:textId="48C4D64B" w:rsidR="00751CF0" w:rsidRDefault="00751CF0" w:rsidP="001358C4">
      <w:pPr>
        <w:pStyle w:val="ListParagraph"/>
        <w:numPr>
          <w:ilvl w:val="0"/>
          <w:numId w:val="14"/>
        </w:numPr>
      </w:pPr>
      <w:r>
        <w:t xml:space="preserve">As a filename </w:t>
      </w:r>
      <w:r w:rsidR="00457FEC">
        <w:t>we</w:t>
      </w:r>
      <w:r>
        <w:t xml:space="preserve"> recommend calling it with the same name of the original microscopy file (if it</w:t>
      </w:r>
      <w:r w:rsidR="000C393F">
        <w:t xml:space="preserve"> i</w:t>
      </w:r>
      <w:r>
        <w:t xml:space="preserve">s not too long) </w:t>
      </w:r>
      <w:r w:rsidRPr="003C7810">
        <w:rPr>
          <w:b/>
          <w:bCs/>
        </w:rPr>
        <w:t>WITHOUT the extension</w:t>
      </w:r>
      <w:r>
        <w:t xml:space="preserve"> plus something like “_channel0.tif”</w:t>
      </w:r>
      <w:r w:rsidR="000C393F">
        <w:t>,</w:t>
      </w:r>
      <w:r>
        <w:t xml:space="preserve"> where instead of “channel0” you can write whatever you like (e.g., DAPI or GFP etc.).</w:t>
      </w:r>
      <w:r w:rsidR="002041DF">
        <w:t xml:space="preserve"> </w:t>
      </w:r>
      <w:proofErr w:type="gramStart"/>
      <w:r w:rsidR="002041DF">
        <w:t>So</w:t>
      </w:r>
      <w:proofErr w:type="gramEnd"/>
      <w:r w:rsidR="002041DF">
        <w:t xml:space="preserve"> for example</w:t>
      </w:r>
      <w:r w:rsidR="000C393F">
        <w:t xml:space="preserve"> the phase contrast channel of</w:t>
      </w:r>
      <w:r w:rsidR="002041DF">
        <w:t xml:space="preserve"> a .</w:t>
      </w:r>
      <w:proofErr w:type="spellStart"/>
      <w:r w:rsidR="002041DF">
        <w:t>czi</w:t>
      </w:r>
      <w:proofErr w:type="spellEnd"/>
      <w:r w:rsidR="002041DF">
        <w:t xml:space="preserve"> (Zeiss microscope) file called </w:t>
      </w:r>
      <w:r w:rsidR="002041DF" w:rsidRPr="003C7810">
        <w:rPr>
          <w:rFonts w:ascii="Consolas" w:hAnsi="Consolas"/>
          <w:sz w:val="20"/>
          <w:szCs w:val="20"/>
        </w:rPr>
        <w:t>ASY15-1_15nM-01.czi</w:t>
      </w:r>
      <w:r w:rsidR="002041DF">
        <w:t xml:space="preserve"> can be save as </w:t>
      </w:r>
      <w:r w:rsidR="002041DF" w:rsidRPr="003C7810">
        <w:rPr>
          <w:rFonts w:ascii="Consolas" w:hAnsi="Consolas"/>
          <w:sz w:val="20"/>
          <w:szCs w:val="20"/>
        </w:rPr>
        <w:t>ASY15-1_15nM-01_phase_contr.tif</w:t>
      </w:r>
    </w:p>
    <w:p w14:paraId="720936E1" w14:textId="319A200A" w:rsidR="00751CF0" w:rsidRDefault="00751CF0" w:rsidP="001358C4">
      <w:pPr>
        <w:pStyle w:val="ListParagraph"/>
        <w:numPr>
          <w:ilvl w:val="0"/>
          <w:numId w:val="14"/>
        </w:numPr>
      </w:pPr>
      <w:r>
        <w:t xml:space="preserve">Save the </w:t>
      </w:r>
      <w:r w:rsidR="00FD0B6D">
        <w:t>.</w:t>
      </w:r>
      <w:proofErr w:type="spellStart"/>
      <w:r>
        <w:t>tif</w:t>
      </w:r>
      <w:proofErr w:type="spellEnd"/>
      <w:r>
        <w:t xml:space="preserve"> file to </w:t>
      </w:r>
      <w:r w:rsidR="00F9673C">
        <w:t>a</w:t>
      </w:r>
      <w:r>
        <w:t xml:space="preserve"> path called “/Position_1/Images”.</w:t>
      </w:r>
    </w:p>
    <w:p w14:paraId="11D32359" w14:textId="6AE8798A" w:rsidR="00751CF0" w:rsidRDefault="00751CF0" w:rsidP="001358C4">
      <w:pPr>
        <w:pStyle w:val="ListParagraph"/>
        <w:numPr>
          <w:ilvl w:val="0"/>
          <w:numId w:val="14"/>
        </w:numPr>
      </w:pPr>
      <w:r>
        <w:t>Repeat 2-7 for all the other positions.</w:t>
      </w:r>
    </w:p>
    <w:p w14:paraId="3B254303" w14:textId="0613E637" w:rsidR="00751CF0" w:rsidRDefault="00751CF0" w:rsidP="001358C4">
      <w:pPr>
        <w:pStyle w:val="ListParagraph"/>
        <w:numPr>
          <w:ilvl w:val="0"/>
          <w:numId w:val="14"/>
        </w:numPr>
      </w:pPr>
      <w:r>
        <w:t>In the end you should have the following folder structure:</w:t>
      </w:r>
    </w:p>
    <w:p w14:paraId="604B6F9E" w14:textId="03E9A894" w:rsidR="00F9673C" w:rsidRDefault="00F9673C" w:rsidP="00751CF0">
      <w:pPr>
        <w:spacing w:after="80"/>
        <w:ind w:left="1440"/>
        <w:rPr>
          <w:rFonts w:ascii="Consolas" w:hAnsi="Consolas"/>
          <w:sz w:val="20"/>
          <w:szCs w:val="20"/>
        </w:rPr>
      </w:pPr>
    </w:p>
    <w:p w14:paraId="0374E699" w14:textId="77777777" w:rsidR="00F9673C" w:rsidRDefault="00F9673C" w:rsidP="00751CF0">
      <w:pPr>
        <w:spacing w:after="80"/>
        <w:ind w:left="1440"/>
        <w:rPr>
          <w:rFonts w:ascii="Consolas" w:hAnsi="Consolas"/>
          <w:sz w:val="20"/>
          <w:szCs w:val="20"/>
        </w:rPr>
      </w:pPr>
    </w:p>
    <w:p w14:paraId="61ADAAE7" w14:textId="77777777" w:rsidR="00F9673C" w:rsidRDefault="00F9673C" w:rsidP="00751CF0">
      <w:pPr>
        <w:spacing w:after="80"/>
        <w:ind w:left="1440"/>
        <w:rPr>
          <w:rFonts w:ascii="Consolas" w:hAnsi="Consolas"/>
          <w:sz w:val="20"/>
          <w:szCs w:val="20"/>
        </w:rPr>
      </w:pPr>
    </w:p>
    <w:p w14:paraId="452AF66F" w14:textId="77777777" w:rsidR="00F9673C" w:rsidRDefault="00F9673C" w:rsidP="00751CF0">
      <w:pPr>
        <w:spacing w:after="80"/>
        <w:ind w:left="1440"/>
        <w:rPr>
          <w:rFonts w:ascii="Consolas" w:hAnsi="Consolas"/>
          <w:sz w:val="20"/>
          <w:szCs w:val="20"/>
        </w:rPr>
      </w:pPr>
    </w:p>
    <w:p w14:paraId="640080A5" w14:textId="77777777" w:rsidR="00F9673C" w:rsidRDefault="00F9673C" w:rsidP="00751CF0">
      <w:pPr>
        <w:spacing w:after="80"/>
        <w:ind w:left="1440"/>
        <w:rPr>
          <w:rFonts w:ascii="Consolas" w:hAnsi="Consolas"/>
          <w:sz w:val="20"/>
          <w:szCs w:val="20"/>
        </w:rPr>
      </w:pPr>
    </w:p>
    <w:p w14:paraId="729562A4" w14:textId="77777777" w:rsidR="00F9673C" w:rsidRDefault="00F9673C" w:rsidP="00751CF0">
      <w:pPr>
        <w:spacing w:after="80"/>
        <w:ind w:left="1440"/>
        <w:rPr>
          <w:rFonts w:ascii="Consolas" w:hAnsi="Consolas"/>
          <w:sz w:val="20"/>
          <w:szCs w:val="20"/>
        </w:rPr>
      </w:pPr>
    </w:p>
    <w:p w14:paraId="65BB0EC8" w14:textId="77777777" w:rsidR="00F9673C" w:rsidRDefault="00F9673C" w:rsidP="00751CF0">
      <w:pPr>
        <w:spacing w:after="80"/>
        <w:ind w:left="1440"/>
        <w:rPr>
          <w:rFonts w:ascii="Consolas" w:hAnsi="Consolas"/>
          <w:sz w:val="20"/>
          <w:szCs w:val="20"/>
        </w:rPr>
      </w:pPr>
    </w:p>
    <w:p w14:paraId="4294E4B6" w14:textId="77777777" w:rsidR="00F9673C" w:rsidRDefault="00F9673C" w:rsidP="00751CF0">
      <w:pPr>
        <w:spacing w:after="80"/>
        <w:ind w:left="1440"/>
        <w:rPr>
          <w:rFonts w:ascii="Consolas" w:hAnsi="Consolas"/>
          <w:sz w:val="20"/>
          <w:szCs w:val="20"/>
        </w:rPr>
      </w:pPr>
    </w:p>
    <w:p w14:paraId="3B8E7BB4" w14:textId="77777777" w:rsidR="00F9673C" w:rsidRDefault="00F9673C" w:rsidP="00751CF0">
      <w:pPr>
        <w:spacing w:after="80"/>
        <w:ind w:left="1440"/>
        <w:rPr>
          <w:rFonts w:ascii="Consolas" w:hAnsi="Consolas"/>
          <w:sz w:val="20"/>
          <w:szCs w:val="20"/>
        </w:rPr>
      </w:pPr>
    </w:p>
    <w:p w14:paraId="1A6D4488" w14:textId="77777777" w:rsidR="00F9673C" w:rsidRDefault="00F9673C" w:rsidP="00751CF0">
      <w:pPr>
        <w:spacing w:after="80"/>
        <w:ind w:left="1440"/>
        <w:rPr>
          <w:rFonts w:ascii="Consolas" w:hAnsi="Consolas"/>
          <w:sz w:val="20"/>
          <w:szCs w:val="20"/>
        </w:rPr>
      </w:pPr>
    </w:p>
    <w:p w14:paraId="07236C87" w14:textId="77777777" w:rsidR="00F9673C" w:rsidRDefault="00F9673C" w:rsidP="00751CF0">
      <w:pPr>
        <w:spacing w:after="80"/>
        <w:ind w:left="1440"/>
        <w:rPr>
          <w:rFonts w:ascii="Consolas" w:hAnsi="Consolas"/>
          <w:sz w:val="20"/>
          <w:szCs w:val="20"/>
        </w:rPr>
      </w:pPr>
    </w:p>
    <w:p w14:paraId="2CEBD987" w14:textId="77777777" w:rsidR="00F9673C" w:rsidRDefault="00F9673C" w:rsidP="00751CF0">
      <w:pPr>
        <w:spacing w:after="80"/>
        <w:ind w:left="1440"/>
        <w:rPr>
          <w:rFonts w:ascii="Consolas" w:hAnsi="Consolas"/>
          <w:sz w:val="20"/>
          <w:szCs w:val="20"/>
        </w:rPr>
      </w:pPr>
    </w:p>
    <w:p w14:paraId="3B346BE1" w14:textId="676A81E6"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68480" behindDoc="0" locked="0" layoutInCell="1" allowOverlap="1" wp14:anchorId="716CF5D4" wp14:editId="260CBA85">
                <wp:simplePos x="0" y="0"/>
                <wp:positionH relativeFrom="column">
                  <wp:posOffset>1117776</wp:posOffset>
                </wp:positionH>
                <wp:positionV relativeFrom="paragraph">
                  <wp:posOffset>165396</wp:posOffset>
                </wp:positionV>
                <wp:extent cx="173355" cy="110660"/>
                <wp:effectExtent l="19050" t="0" r="55245" b="99060"/>
                <wp:wrapNone/>
                <wp:docPr id="30" name="Connector: Elbow 30"/>
                <wp:cNvGraphicFramePr/>
                <a:graphic xmlns:a="http://schemas.openxmlformats.org/drawingml/2006/main">
                  <a:graphicData uri="http://schemas.microsoft.com/office/word/2010/wordprocessingShape">
                    <wps:wsp>
                      <wps:cNvCnPr/>
                      <wps:spPr>
                        <a:xfrm>
                          <a:off x="0" y="0"/>
                          <a:ext cx="173355" cy="11066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6420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88pt;margin-top:13pt;width:13.6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" adj="-11" strokecolor="#4472c4 [3204]" strokeweight=".5pt">
                <v:stroke endarrow="block"/>
              </v:shape>
            </w:pict>
          </mc:Fallback>
        </mc:AlternateContent>
      </w:r>
      <w:proofErr w:type="spellStart"/>
      <w:r w:rsidR="00751CF0" w:rsidRPr="00751CF0">
        <w:rPr>
          <w:rFonts w:ascii="Consolas" w:hAnsi="Consolas"/>
          <w:sz w:val="20"/>
          <w:szCs w:val="20"/>
        </w:rPr>
        <w:t>Experiment_folder</w:t>
      </w:r>
      <w:proofErr w:type="spellEnd"/>
    </w:p>
    <w:p w14:paraId="1D5BEAA9" w14:textId="1EC75DE1" w:rsidR="00751CF0" w:rsidRPr="00751CF0" w:rsidRDefault="000C7B61"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9984" behindDoc="0" locked="0" layoutInCell="1" allowOverlap="1" wp14:anchorId="559F4BEA" wp14:editId="224B5E40">
                <wp:simplePos x="0" y="0"/>
                <wp:positionH relativeFrom="column">
                  <wp:posOffset>1119825</wp:posOffset>
                </wp:positionH>
                <wp:positionV relativeFrom="paragraph">
                  <wp:posOffset>47338</wp:posOffset>
                </wp:positionV>
                <wp:extent cx="173355" cy="2638991"/>
                <wp:effectExtent l="19050" t="0" r="36195" b="85725"/>
                <wp:wrapNone/>
                <wp:docPr id="49" name="Connector: Elbow 49"/>
                <wp:cNvGraphicFramePr/>
                <a:graphic xmlns:a="http://schemas.openxmlformats.org/drawingml/2006/main">
                  <a:graphicData uri="http://schemas.microsoft.com/office/word/2010/wordprocessingShape">
                    <wps:wsp>
                      <wps:cNvCnPr/>
                      <wps:spPr>
                        <a:xfrm>
                          <a:off x="0" y="0"/>
                          <a:ext cx="173355" cy="263899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D10FB" id="Connector: Elbow 49" o:spid="_x0000_s1026" type="#_x0000_t34" style="position:absolute;margin-left:88.2pt;margin-top:3.75pt;width:13.65pt;height:20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" adj="-11" strokecolor="#4472c4 [3204]" strokeweight=".5pt">
                <v:stroke endarrow="block"/>
              </v:shape>
            </w:pict>
          </mc:Fallback>
        </mc:AlternateContent>
      </w:r>
      <w:r>
        <w:rPr>
          <w:rFonts w:ascii="Consolas" w:hAnsi="Consolas"/>
          <w:noProof/>
          <w:sz w:val="20"/>
          <w:szCs w:val="20"/>
        </w:rPr>
        <mc:AlternateContent>
          <mc:Choice Requires="wps">
            <w:drawing>
              <wp:anchor distT="0" distB="0" distL="114300" distR="114300" simplePos="0" relativeHeight="251687936" behindDoc="0" locked="0" layoutInCell="1" allowOverlap="1" wp14:anchorId="5724DEC1" wp14:editId="251D8264">
                <wp:simplePos x="0" y="0"/>
                <wp:positionH relativeFrom="column">
                  <wp:posOffset>1118008</wp:posOffset>
                </wp:positionH>
                <wp:positionV relativeFrom="paragraph">
                  <wp:posOffset>112365</wp:posOffset>
                </wp:positionV>
                <wp:extent cx="173355" cy="1157681"/>
                <wp:effectExtent l="19050" t="0" r="36195" b="99695"/>
                <wp:wrapNone/>
                <wp:docPr id="48" name="Connector: Elbow 48"/>
                <wp:cNvGraphicFramePr/>
                <a:graphic xmlns:a="http://schemas.openxmlformats.org/drawingml/2006/main">
                  <a:graphicData uri="http://schemas.microsoft.com/office/word/2010/wordprocessingShape">
                    <wps:wsp>
                      <wps:cNvCnPr/>
                      <wps:spPr>
                        <a:xfrm>
                          <a:off x="0" y="0"/>
                          <a:ext cx="173355" cy="115768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23EC" id="Connector: Elbow 48" o:spid="_x0000_s1026" type="#_x0000_t34" style="position:absolute;margin-left:88.05pt;margin-top:8.85pt;width:13.65pt;height:9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" adj="-11" strokecolor="#4472c4 [3204]" strokeweight=".5pt">
                <v:stroke endarrow="block"/>
              </v:shape>
            </w:pict>
          </mc:Fallback>
        </mc:AlternateContent>
      </w:r>
      <w:r w:rsidR="00F9673C">
        <w:rPr>
          <w:rFonts w:ascii="Consolas" w:hAnsi="Consolas"/>
          <w:noProof/>
          <w:sz w:val="20"/>
          <w:szCs w:val="20"/>
        </w:rPr>
        <mc:AlternateContent>
          <mc:Choice Requires="wps">
            <w:drawing>
              <wp:anchor distT="0" distB="0" distL="114300" distR="114300" simplePos="0" relativeHeight="251666432" behindDoc="0" locked="0" layoutInCell="1" allowOverlap="1" wp14:anchorId="52CC0D11" wp14:editId="0114EB41">
                <wp:simplePos x="0" y="0"/>
                <wp:positionH relativeFrom="column">
                  <wp:posOffset>1601470</wp:posOffset>
                </wp:positionH>
                <wp:positionV relativeFrom="paragraph">
                  <wp:posOffset>170815</wp:posOffset>
                </wp:positionV>
                <wp:extent cx="219688" cy="116894"/>
                <wp:effectExtent l="19050" t="0" r="47625" b="92710"/>
                <wp:wrapNone/>
                <wp:docPr id="29" name="Connector: Elbow 29"/>
                <wp:cNvGraphicFramePr/>
                <a:graphic xmlns:a="http://schemas.openxmlformats.org/drawingml/2006/main">
                  <a:graphicData uri="http://schemas.microsoft.com/office/word/2010/wordprocessingShape">
                    <wps:wsp>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FB71" id="Connector: Elbow 29" o:spid="_x0000_s1026" type="#_x0000_t34" style="position:absolute;margin-left:126.1pt;margin-top:13.45pt;width:17.3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Position_1</w:t>
      </w:r>
    </w:p>
    <w:p w14:paraId="46CB796D" w14:textId="0AB224E6" w:rsid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7696" behindDoc="0" locked="0" layoutInCell="1" allowOverlap="1" wp14:anchorId="2D64120D" wp14:editId="1A91BB43">
                <wp:simplePos x="0" y="0"/>
                <wp:positionH relativeFrom="column">
                  <wp:posOffset>1990090</wp:posOffset>
                </wp:positionH>
                <wp:positionV relativeFrom="paragraph">
                  <wp:posOffset>172720</wp:posOffset>
                </wp:positionV>
                <wp:extent cx="219688" cy="719333"/>
                <wp:effectExtent l="19050" t="0" r="66675" b="81280"/>
                <wp:wrapNone/>
                <wp:docPr id="35" name="Group 35"/>
                <wp:cNvGraphicFramePr/>
                <a:graphic xmlns:a="http://schemas.openxmlformats.org/drawingml/2006/main">
                  <a:graphicData uri="http://schemas.microsoft.com/office/word/2010/wordprocessingGroup">
                    <wpg:wgp>
                      <wpg:cNvGrpSpPr/>
                      <wpg:grpSpPr>
                        <a:xfrm>
                          <a:off x="0" y="0"/>
                          <a:ext cx="219688" cy="719333"/>
                          <a:chOff x="0" y="0"/>
                          <a:chExt cx="219688" cy="719333"/>
                        </a:xfrm>
                      </wpg:grpSpPr>
                      <wps:wsp>
                        <wps:cNvPr id="31" name="Connector: Elbow 31"/>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or: Elbow 34"/>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C3E44" id="Group 35" o:spid="_x0000_s1026" style="position:absolute;margin-left:156.7pt;margin-top:13.6pt;width:17.3pt;height:56.65pt;z-index:251677696"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">
                <v:shape id="Connector: Elbow 31"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" adj="-11" strokecolor="#4472c4 [3204]" strokeweight=".5pt">
                  <v:stroke endarrow="block"/>
                </v:shape>
                <v:shape id="Connector: Elbow 32"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" adj="-11" strokecolor="#4472c4 [3204]" strokeweight=".5pt">
                  <v:stroke endarrow="block"/>
                </v:shape>
                <v:shape id="Connector: Elbow 33"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" adj="-11" strokecolor="#4472c4 [3204]" strokeweight=".5pt">
                  <v:stroke endarrow="block"/>
                </v:shape>
                <v:shape id="Connector: Elbow 34"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08AFD9D9" w14:textId="760D324E" w:rsidR="00B87C67" w:rsidRPr="00751CF0"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_channel0.tif</w:t>
      </w:r>
    </w:p>
    <w:p w14:paraId="2F3357A8" w14:textId="4E2B7CD2" w:rsidR="00B87C67" w:rsidRDefault="00B87C67"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1</w:t>
      </w:r>
      <w:r w:rsidRPr="00751CF0">
        <w:rPr>
          <w:rFonts w:ascii="Consolas" w:hAnsi="Consolas"/>
          <w:sz w:val="20"/>
          <w:szCs w:val="20"/>
        </w:rPr>
        <w:t>.tif</w:t>
      </w:r>
    </w:p>
    <w:p w14:paraId="6408E778" w14:textId="23AD1678" w:rsidR="00B87C67"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14:paraId="2FC8F619" w14:textId="58410891" w:rsidR="00B87C67" w:rsidRPr="00751CF0" w:rsidRDefault="00B87C67"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5261F9AC" w14:textId="08AE9404"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3840" behindDoc="0" locked="0" layoutInCell="1" allowOverlap="1" wp14:anchorId="44025725" wp14:editId="63C9B7FB">
                <wp:simplePos x="0" y="0"/>
                <wp:positionH relativeFrom="column">
                  <wp:posOffset>1605280</wp:posOffset>
                </wp:positionH>
                <wp:positionV relativeFrom="paragraph">
                  <wp:posOffset>165234</wp:posOffset>
                </wp:positionV>
                <wp:extent cx="219075" cy="116840"/>
                <wp:effectExtent l="19050" t="0" r="47625" b="92710"/>
                <wp:wrapNone/>
                <wp:docPr id="46" name="Connector: Elbow 46"/>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8026A" id="Connector: Elbow 46" o:spid="_x0000_s1026" type="#_x0000_t34" style="position:absolute;margin-left:126.4pt;margin-top:13pt;width:17.2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Position_2</w:t>
      </w:r>
    </w:p>
    <w:p w14:paraId="5C24E527" w14:textId="043F98B8" w:rsidR="00751CF0" w:rsidRP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9744" behindDoc="0" locked="0" layoutInCell="1" allowOverlap="1" wp14:anchorId="65D95E22" wp14:editId="4CA3F7D4">
                <wp:simplePos x="0" y="0"/>
                <wp:positionH relativeFrom="column">
                  <wp:posOffset>1990725</wp:posOffset>
                </wp:positionH>
                <wp:positionV relativeFrom="paragraph">
                  <wp:posOffset>162560</wp:posOffset>
                </wp:positionV>
                <wp:extent cx="219075" cy="718820"/>
                <wp:effectExtent l="19050" t="0" r="66675" b="81280"/>
                <wp:wrapNone/>
                <wp:docPr id="36" name="Group 36"/>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37" name="Connector: Elbow 37"/>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or: Elbow 39"/>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0957C8" id="Group 36" o:spid="_x0000_s1026" style="position:absolute;margin-left:156.75pt;margin-top:12.8pt;width:17.25pt;height:56.6pt;z-index:251679744"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">
                <v:shape id="Connector: Elbow 37"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" adj="-11" strokecolor="#4472c4 [3204]" strokeweight=".5pt">
                  <v:stroke endarrow="block"/>
                </v:shape>
                <v:shape id="Connector: Elbow 38"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" adj="-11" strokecolor="#4472c4 [3204]" strokeweight=".5pt">
                  <v:stroke endarrow="block"/>
                </v:shape>
                <v:shape id="Connector: Elbow 39"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" adj="-11" strokecolor="#4472c4 [3204]" strokeweight=".5pt">
                  <v:stroke endarrow="block"/>
                </v:shape>
                <v:shape id="Connector: Elbow 40"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67F2B53E" w14:textId="1FA2642C" w:rsidR="00751CF0" w:rsidRP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w:t>
      </w:r>
      <w:r w:rsidR="00B87C67">
        <w:rPr>
          <w:rFonts w:ascii="Consolas" w:hAnsi="Consolas"/>
          <w:sz w:val="20"/>
          <w:szCs w:val="20"/>
        </w:rPr>
        <w:t>2</w:t>
      </w:r>
      <w:r w:rsidRPr="00751CF0">
        <w:rPr>
          <w:rFonts w:ascii="Consolas" w:hAnsi="Consolas"/>
          <w:sz w:val="20"/>
          <w:szCs w:val="20"/>
        </w:rPr>
        <w:t>_channel0.tif</w:t>
      </w:r>
    </w:p>
    <w:p w14:paraId="4C2F6112" w14:textId="3FE55072" w:rsid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asename2_channel</w:t>
      </w:r>
      <w:r w:rsidR="00265E4E">
        <w:rPr>
          <w:rFonts w:ascii="Consolas" w:hAnsi="Consolas"/>
          <w:sz w:val="20"/>
          <w:szCs w:val="20"/>
        </w:rPr>
        <w:t>1</w:t>
      </w:r>
      <w:r w:rsidRPr="00751CF0">
        <w:rPr>
          <w:rFonts w:ascii="Consolas" w:hAnsi="Consolas"/>
          <w:sz w:val="20"/>
          <w:szCs w:val="20"/>
        </w:rPr>
        <w:t>.tif</w:t>
      </w:r>
    </w:p>
    <w:p w14:paraId="406B87CE" w14:textId="77777777" w:rsidR="00B1627C" w:rsidRDefault="00B1627C" w:rsidP="002766A2">
      <w:pPr>
        <w:spacing w:after="80" w:line="240" w:lineRule="auto"/>
        <w:ind w:left="2880" w:firstLine="720"/>
        <w:rPr>
          <w:rFonts w:ascii="Consolas" w:hAnsi="Consolas"/>
          <w:sz w:val="20"/>
          <w:szCs w:val="20"/>
        </w:rPr>
      </w:pPr>
      <w:r>
        <w:rPr>
          <w:rFonts w:ascii="Consolas" w:hAnsi="Consolas"/>
          <w:sz w:val="20"/>
          <w:szCs w:val="20"/>
        </w:rPr>
        <w:t>…</w:t>
      </w:r>
    </w:p>
    <w:p w14:paraId="636E16DE" w14:textId="537C1746" w:rsidR="00751CF0" w:rsidRPr="00751CF0" w:rsidRDefault="00B1627C" w:rsidP="002766A2">
      <w:pPr>
        <w:spacing w:after="80" w:line="240" w:lineRule="auto"/>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2041DF">
        <w:rPr>
          <w:rFonts w:ascii="Consolas" w:hAnsi="Consolas"/>
          <w:sz w:val="20"/>
          <w:szCs w:val="20"/>
        </w:rPr>
        <w:t>basename2</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1CBDA9B7" w14:textId="43A7DCBD" w:rsidR="00751CF0" w:rsidRPr="00751CF0" w:rsidRDefault="00751CF0" w:rsidP="002766A2">
      <w:pPr>
        <w:spacing w:after="80" w:line="240" w:lineRule="auto"/>
        <w:ind w:left="1440"/>
        <w:rPr>
          <w:rFonts w:ascii="Consolas" w:hAnsi="Consolas"/>
          <w:sz w:val="20"/>
          <w:szCs w:val="20"/>
        </w:rPr>
      </w:pPr>
      <w:r w:rsidRPr="00751CF0">
        <w:rPr>
          <w:rFonts w:ascii="Consolas" w:hAnsi="Consolas"/>
          <w:sz w:val="20"/>
          <w:szCs w:val="20"/>
        </w:rPr>
        <w:tab/>
        <w:t>…</w:t>
      </w:r>
    </w:p>
    <w:p w14:paraId="347981EF" w14:textId="2664FD18" w:rsidR="00751CF0" w:rsidRDefault="00F9673C" w:rsidP="002766A2">
      <w:pPr>
        <w:spacing w:after="80" w:line="240" w:lineRule="auto"/>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5888" behindDoc="0" locked="0" layoutInCell="1" allowOverlap="1" wp14:anchorId="0E124861" wp14:editId="496767DE">
                <wp:simplePos x="0" y="0"/>
                <wp:positionH relativeFrom="column">
                  <wp:posOffset>1605280</wp:posOffset>
                </wp:positionH>
                <wp:positionV relativeFrom="paragraph">
                  <wp:posOffset>166871</wp:posOffset>
                </wp:positionV>
                <wp:extent cx="219075" cy="116840"/>
                <wp:effectExtent l="19050" t="0" r="47625" b="92710"/>
                <wp:wrapNone/>
                <wp:docPr id="47" name="Connector: Elbow 47"/>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5F7CF" id="Connector: Elbow 47" o:spid="_x0000_s1026" type="#_x0000_t34" style="position:absolute;margin-left:126.4pt;margin-top:13.15pt;width:17.25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" adj="-11" strokecolor="#4472c4 [3204]" strokeweight=".5pt">
                <v:stroke endarrow="block"/>
              </v:shape>
            </w:pict>
          </mc:Fallback>
        </mc:AlternateContent>
      </w:r>
      <w:r w:rsidR="00751CF0" w:rsidRPr="00751CF0">
        <w:rPr>
          <w:rFonts w:ascii="Consolas" w:hAnsi="Consolas"/>
          <w:sz w:val="20"/>
          <w:szCs w:val="20"/>
        </w:rPr>
        <w:tab/>
      </w:r>
      <w:proofErr w:type="spellStart"/>
      <w:r w:rsidR="00751CF0" w:rsidRPr="00751CF0">
        <w:rPr>
          <w:rFonts w:ascii="Consolas" w:hAnsi="Consolas"/>
          <w:sz w:val="20"/>
          <w:szCs w:val="20"/>
        </w:rPr>
        <w:t>Position_n</w:t>
      </w:r>
      <w:proofErr w:type="spellEnd"/>
    </w:p>
    <w:p w14:paraId="179EB1EC" w14:textId="12176406" w:rsidR="00BC78BF" w:rsidRPr="00751CF0" w:rsidRDefault="00F9673C" w:rsidP="002766A2">
      <w:pPr>
        <w:spacing w:after="80" w:line="240" w:lineRule="auto"/>
        <w:ind w:left="2160" w:firstLine="72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81792" behindDoc="0" locked="0" layoutInCell="1" allowOverlap="1" wp14:anchorId="629965B7" wp14:editId="1F08800D">
                <wp:simplePos x="0" y="0"/>
                <wp:positionH relativeFrom="column">
                  <wp:posOffset>1991360</wp:posOffset>
                </wp:positionH>
                <wp:positionV relativeFrom="paragraph">
                  <wp:posOffset>163061</wp:posOffset>
                </wp:positionV>
                <wp:extent cx="219075" cy="718820"/>
                <wp:effectExtent l="19050" t="0" r="66675" b="81280"/>
                <wp:wrapNone/>
                <wp:docPr id="41" name="Group 41"/>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42" name="Connector: Elbow 42"/>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or: Elbow 43"/>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or: Elbow 45"/>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A8BBAA" id="Group 41" o:spid="_x0000_s1026" style="position:absolute;margin-left:156.8pt;margin-top:12.85pt;width:17.25pt;height:56.6pt;z-index:251681792"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">
                <v:shape id="Connector: Elbow 42"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" adj="-11" strokecolor="#4472c4 [3204]" strokeweight=".5pt">
                  <v:stroke endarrow="block"/>
                </v:shape>
                <v:shape id="Connector: Elbow 43"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" adj="-11" strokecolor="#4472c4 [3204]" strokeweight=".5pt">
                  <v:stroke endarrow="block"/>
                </v:shape>
                <v:shape id="Connector: Elbow 44"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" adj="-11" strokecolor="#4472c4 [3204]" strokeweight=".5pt">
                  <v:stroke endarrow="block"/>
                </v:shape>
                <v:shape id="Connector: Elbow 45"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" adj="-11" strokecolor="#4472c4 [3204]" strokeweight=".5pt">
                  <v:stroke endarrow="block"/>
                </v:shape>
              </v:group>
            </w:pict>
          </mc:Fallback>
        </mc:AlternateContent>
      </w:r>
      <w:r w:rsidR="00BC78BF" w:rsidRPr="00751CF0">
        <w:rPr>
          <w:rFonts w:ascii="Consolas" w:hAnsi="Consolas"/>
          <w:sz w:val="20"/>
          <w:szCs w:val="20"/>
        </w:rPr>
        <w:t>Images</w:t>
      </w:r>
    </w:p>
    <w:p w14:paraId="3E1C675A" w14:textId="00CA22C9" w:rsidR="00BC78BF" w:rsidRPr="00751CF0" w:rsidRDefault="00BC78BF"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_channel0.tif</w:t>
      </w:r>
    </w:p>
    <w:p w14:paraId="62B5BF82" w14:textId="48010CA8" w:rsidR="00BC78BF" w:rsidRDefault="00BC78BF" w:rsidP="002766A2">
      <w:pPr>
        <w:spacing w:after="80" w:line="240" w:lineRule="auto"/>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w:t>
      </w:r>
      <w:r w:rsidR="00265E4E">
        <w:rPr>
          <w:rFonts w:ascii="Consolas" w:hAnsi="Consolas"/>
          <w:sz w:val="20"/>
          <w:szCs w:val="20"/>
        </w:rPr>
        <w:t>1</w:t>
      </w:r>
      <w:r w:rsidRPr="00751CF0">
        <w:rPr>
          <w:rFonts w:ascii="Consolas" w:hAnsi="Consolas"/>
          <w:sz w:val="20"/>
          <w:szCs w:val="20"/>
        </w:rPr>
        <w:t>.tif</w:t>
      </w:r>
    </w:p>
    <w:p w14:paraId="7180D9EE" w14:textId="64FED667" w:rsidR="00BC78BF" w:rsidRDefault="00BC78BF" w:rsidP="002766A2">
      <w:pPr>
        <w:spacing w:after="80" w:line="240" w:lineRule="auto"/>
        <w:ind w:left="2880" w:firstLine="720"/>
        <w:rPr>
          <w:rFonts w:ascii="Consolas" w:hAnsi="Consolas"/>
          <w:sz w:val="20"/>
          <w:szCs w:val="20"/>
        </w:rPr>
      </w:pPr>
      <w:r>
        <w:rPr>
          <w:rFonts w:ascii="Consolas" w:hAnsi="Consolas"/>
          <w:sz w:val="20"/>
          <w:szCs w:val="20"/>
        </w:rPr>
        <w:t>…</w:t>
      </w:r>
    </w:p>
    <w:p w14:paraId="1F740802" w14:textId="3E06FA2B" w:rsidR="00BC78BF" w:rsidRDefault="002041DF" w:rsidP="002766A2">
      <w:pPr>
        <w:spacing w:after="80" w:line="240" w:lineRule="auto"/>
        <w:ind w:left="2880" w:firstLine="720"/>
        <w:rPr>
          <w:rFonts w:ascii="Consolas" w:hAnsi="Consolas"/>
          <w:sz w:val="20"/>
          <w:szCs w:val="20"/>
        </w:rPr>
      </w:pPr>
      <w:r>
        <w:rPr>
          <w:rFonts w:ascii="Consolas" w:hAnsi="Consolas"/>
          <w:sz w:val="20"/>
          <w:szCs w:val="20"/>
        </w:rPr>
        <w:t>basename2</w:t>
      </w:r>
      <w:r w:rsidR="00BC78BF" w:rsidRPr="00751CF0">
        <w:rPr>
          <w:rFonts w:ascii="Consolas" w:hAnsi="Consolas"/>
          <w:sz w:val="20"/>
          <w:szCs w:val="20"/>
        </w:rPr>
        <w:t>_channel</w:t>
      </w:r>
      <w:r w:rsidR="00BC78BF">
        <w:rPr>
          <w:rFonts w:ascii="Consolas" w:hAnsi="Consolas"/>
          <w:sz w:val="20"/>
          <w:szCs w:val="20"/>
        </w:rPr>
        <w:t>n</w:t>
      </w:r>
      <w:r w:rsidR="00BC78BF" w:rsidRPr="00751CF0">
        <w:rPr>
          <w:rFonts w:ascii="Consolas" w:hAnsi="Consolas"/>
          <w:sz w:val="20"/>
          <w:szCs w:val="20"/>
        </w:rPr>
        <w:t>.tif</w:t>
      </w:r>
    </w:p>
    <w:p w14:paraId="729BBFF7" w14:textId="5C205F97" w:rsidR="00FD0B6D" w:rsidRDefault="00FD0B6D" w:rsidP="00FD0B6D">
      <w:pPr>
        <w:spacing w:after="80"/>
        <w:ind w:left="720" w:hanging="360"/>
        <w:rPr>
          <w:rFonts w:ascii="Consolas" w:hAnsi="Consolas"/>
          <w:sz w:val="20"/>
          <w:szCs w:val="20"/>
        </w:rPr>
      </w:pPr>
    </w:p>
    <w:p w14:paraId="1C3A5FBA" w14:textId="2F47223C" w:rsidR="00332F36" w:rsidRPr="00881C04" w:rsidRDefault="00F7142F" w:rsidP="001358C4">
      <w:pPr>
        <w:pStyle w:val="ListParagraph"/>
        <w:numPr>
          <w:ilvl w:val="0"/>
          <w:numId w:val="14"/>
        </w:numPr>
        <w:spacing w:line="259" w:lineRule="auto"/>
        <w:rPr>
          <w:rFonts w:asciiTheme="majorHAnsi" w:eastAsiaTheme="majorEastAsia" w:hAnsiTheme="majorHAnsi" w:cstheme="majorBidi"/>
          <w:b/>
          <w:sz w:val="32"/>
          <w:szCs w:val="32"/>
        </w:rPr>
      </w:pPr>
      <w:r>
        <w:t>Once the creation of the data structure is finished</w:t>
      </w:r>
      <w:r w:rsidR="000C393F">
        <w:t>,</w:t>
      </w:r>
      <w:r>
        <w:t xml:space="preserve"> you are ready to start using your new labelling </w:t>
      </w:r>
      <w:r w:rsidR="000C393F">
        <w:t>tool!</w:t>
      </w:r>
      <w:r>
        <w:t xml:space="preserve"> The easiest way to start is from the </w:t>
      </w:r>
      <w:hyperlink w:anchor="_Quick_Start" w:history="1">
        <w:r w:rsidRPr="00F7142F">
          <w:rPr>
            <w:rStyle w:val="Hyperlink"/>
          </w:rPr>
          <w:t>Quick Start</w:t>
        </w:r>
      </w:hyperlink>
      <w:r>
        <w:t xml:space="preserve"> section of this User Manual</w:t>
      </w:r>
      <w:r w:rsidR="000C393F">
        <w:t>.</w:t>
      </w:r>
    </w:p>
    <w:p w14:paraId="5A6B6331" w14:textId="77777777" w:rsidR="00F7142F" w:rsidRDefault="00F7142F">
      <w:pPr>
        <w:spacing w:line="259" w:lineRule="auto"/>
        <w:rPr>
          <w:rFonts w:asciiTheme="majorHAnsi" w:eastAsiaTheme="majorEastAsia" w:hAnsiTheme="majorHAnsi" w:cstheme="majorBidi"/>
          <w:b/>
          <w:sz w:val="32"/>
          <w:szCs w:val="32"/>
        </w:rPr>
      </w:pPr>
      <w:bookmarkStart w:id="9" w:name="_Quick_Start"/>
      <w:bookmarkEnd w:id="9"/>
      <w:r>
        <w:br w:type="page"/>
      </w:r>
    </w:p>
    <w:p w14:paraId="0469AB31" w14:textId="1F494F14" w:rsidR="00A85E84" w:rsidRDefault="0070700A" w:rsidP="00A85E84">
      <w:pPr>
        <w:pStyle w:val="Heading1"/>
      </w:pPr>
      <w:r>
        <w:lastRenderedPageBreak/>
        <w:t>Quick Start</w:t>
      </w:r>
    </w:p>
    <w:p w14:paraId="679F3C5B" w14:textId="50DD4166" w:rsidR="00A85E84" w:rsidRDefault="00A85E84" w:rsidP="00A85E84">
      <w:r>
        <w:t xml:space="preserve">Cell-ACDC is composed of </w:t>
      </w:r>
      <w:r w:rsidRPr="000F2DEE">
        <w:rPr>
          <w:b/>
          <w:bCs/>
        </w:rPr>
        <w:t>three main modules</w:t>
      </w:r>
      <w:r>
        <w:t>:</w:t>
      </w:r>
    </w:p>
    <w:p w14:paraId="3D7106E5" w14:textId="285472DB" w:rsidR="00A85E84" w:rsidRDefault="00A85E84" w:rsidP="001358C4">
      <w:pPr>
        <w:pStyle w:val="ListParagraph"/>
        <w:numPr>
          <w:ilvl w:val="0"/>
          <w:numId w:val="4"/>
        </w:numPr>
      </w:pPr>
      <w:r w:rsidRPr="00A85E84">
        <w:rPr>
          <w:b/>
          <w:bCs/>
        </w:rPr>
        <w:t>Data prep</w:t>
      </w:r>
      <w:r>
        <w:t xml:space="preserve">: align time-lapse data, crop, and select a z-slice or z-projection and a ROI for segmentation. </w:t>
      </w:r>
      <w:hyperlink w:anchor="_Data_Prep_module" w:history="1">
        <w:r w:rsidRPr="00A85E84">
          <w:rPr>
            <w:rStyle w:val="Hyperlink"/>
          </w:rPr>
          <w:t>More details…</w:t>
        </w:r>
      </w:hyperlink>
    </w:p>
    <w:p w14:paraId="3422452D" w14:textId="56F91670" w:rsidR="00A85E84" w:rsidRDefault="00A85E84" w:rsidP="001358C4">
      <w:pPr>
        <w:numPr>
          <w:ilvl w:val="0"/>
          <w:numId w:val="4"/>
        </w:numPr>
      </w:pPr>
      <w:r>
        <w:rPr>
          <w:b/>
          <w:bCs/>
        </w:rPr>
        <w:t>Segmentation</w:t>
      </w:r>
      <w:r w:rsidRPr="00332F36">
        <w:t>:</w:t>
      </w:r>
      <w:r>
        <w:t xml:space="preserve"> to automatically segment multiple experiments and multiple positions with the embedded deep learning models (</w:t>
      </w:r>
      <w:proofErr w:type="spellStart"/>
      <w:r w:rsidR="005D2258">
        <w:fldChar w:fldCharType="begin"/>
      </w:r>
      <w:r w:rsidR="005D2258">
        <w:instrText xml:space="preserve"> HYPERLINK "https://www.nature.com/articles/s41467-020-19557-4" </w:instrText>
      </w:r>
      <w:r w:rsidR="005D2258">
        <w:fldChar w:fldCharType="separate"/>
      </w:r>
      <w:r w:rsidRPr="00A85E84">
        <w:rPr>
          <w:rStyle w:val="Hyperlink"/>
        </w:rPr>
        <w:t>YeaZ</w:t>
      </w:r>
      <w:proofErr w:type="spellEnd"/>
      <w:r w:rsidR="005D2258">
        <w:rPr>
          <w:rStyle w:val="Hyperlink"/>
        </w:rPr>
        <w:fldChar w:fldCharType="end"/>
      </w:r>
      <w:r>
        <w:t xml:space="preserve"> for yeast cells and </w:t>
      </w:r>
      <w:hyperlink r:id="rId38" w:history="1">
        <w:proofErr w:type="spellStart"/>
        <w:r w:rsidRPr="00A85E84">
          <w:rPr>
            <w:rStyle w:val="Hyperlink"/>
          </w:rPr>
          <w:t>Cellpose</w:t>
        </w:r>
        <w:proofErr w:type="spellEnd"/>
      </w:hyperlink>
      <w:r>
        <w:t xml:space="preserve"> for </w:t>
      </w:r>
      <w:r w:rsidR="000C393F">
        <w:t xml:space="preserve">various </w:t>
      </w:r>
      <w:r>
        <w:t xml:space="preserve">model organisms). </w:t>
      </w:r>
      <w:hyperlink w:anchor="_Segmentation_module" w:history="1">
        <w:r w:rsidRPr="00A85E84">
          <w:rPr>
            <w:rStyle w:val="Hyperlink"/>
          </w:rPr>
          <w:t>More details…</w:t>
        </w:r>
      </w:hyperlink>
    </w:p>
    <w:p w14:paraId="4347A314" w14:textId="725B9665" w:rsidR="00A85E84" w:rsidRDefault="00A85E84" w:rsidP="001358C4">
      <w:pPr>
        <w:numPr>
          <w:ilvl w:val="0"/>
          <w:numId w:val="4"/>
        </w:numPr>
        <w:spacing w:after="360"/>
        <w:ind w:left="714" w:hanging="357"/>
      </w:pPr>
      <w:r>
        <w:rPr>
          <w:b/>
          <w:bCs/>
        </w:rPr>
        <w:t>Main GUI</w:t>
      </w:r>
      <w:r w:rsidRPr="00A85E84">
        <w:t>:</w:t>
      </w:r>
      <w:r>
        <w:t xml:space="preserve"> to visualize segmentation masks, correct segmentation and tracking errors, and cell cycle annotations. </w:t>
      </w:r>
      <w:hyperlink w:anchor="_Main_GUI" w:history="1">
        <w:r w:rsidRPr="00A85E84">
          <w:rPr>
            <w:rStyle w:val="Hyperlink"/>
          </w:rPr>
          <w:t>More details…</w:t>
        </w:r>
      </w:hyperlink>
    </w:p>
    <w:p w14:paraId="36AF51F3" w14:textId="56757643" w:rsidR="00A85E84" w:rsidRDefault="0070700A" w:rsidP="00A85E84">
      <w:r>
        <w:t xml:space="preserve">The easiest way to start is to </w:t>
      </w:r>
      <w:r w:rsidRPr="0070700A">
        <w:rPr>
          <w:b/>
          <w:bCs/>
        </w:rPr>
        <w:t>open the main GUI</w:t>
      </w:r>
      <w:r>
        <w:t>.</w:t>
      </w:r>
      <w:r w:rsidR="00A85E84">
        <w:t xml:space="preserve"> Next, if you already created the data structure (see </w:t>
      </w:r>
      <w:hyperlink w:anchor="_Load_microscopy_file" w:history="1">
        <w:r w:rsidR="00A85E84" w:rsidRPr="00A85E84">
          <w:rPr>
            <w:rStyle w:val="Hyperlink"/>
          </w:rPr>
          <w:t>Load microscopy file</w:t>
        </w:r>
      </w:hyperlink>
      <w:r w:rsidR="00A85E84">
        <w:t xml:space="preserve"> section) you can click on the “Open Folder” button on the toolbar, otherwise you can go to “File </w:t>
      </w:r>
      <w:r w:rsidR="00A85E84">
        <w:sym w:font="Wingdings" w:char="F0E0"/>
      </w:r>
      <w:r w:rsidR="00A85E84">
        <w:t>Open image/video file…”.</w:t>
      </w:r>
      <w:r>
        <w:t xml:space="preserve"> To start the main GUI, click the “Launch GUI…”</w:t>
      </w:r>
      <w:r w:rsidR="00A85E84">
        <w:t xml:space="preserve"> </w:t>
      </w:r>
      <w:r>
        <w:t xml:space="preserve">button on the main </w:t>
      </w:r>
      <w:commentRangeStart w:id="10"/>
      <w:r>
        <w:t>launcher</w:t>
      </w:r>
      <w:commentRangeEnd w:id="10"/>
      <w:r w:rsidR="000C393F">
        <w:rPr>
          <w:rStyle w:val="CommentReference"/>
        </w:rPr>
        <w:commentReference w:id="10"/>
      </w:r>
      <w:r>
        <w:t xml:space="preserve">. </w:t>
      </w:r>
    </w:p>
    <w:p w14:paraId="6C9976F5" w14:textId="12CEF76D" w:rsidR="00A85E84" w:rsidRDefault="00A85E84" w:rsidP="00A85E84">
      <w:pPr>
        <w:jc w:val="center"/>
      </w:pPr>
      <w:r>
        <w:rPr>
          <w:noProof/>
        </w:rPr>
        <mc:AlternateContent>
          <mc:Choice Requires="wps">
            <w:drawing>
              <wp:anchor distT="0" distB="0" distL="114300" distR="114300" simplePos="0" relativeHeight="251694080" behindDoc="0" locked="0" layoutInCell="1" allowOverlap="1" wp14:anchorId="28F6D503" wp14:editId="24252261">
                <wp:simplePos x="0" y="0"/>
                <wp:positionH relativeFrom="column">
                  <wp:posOffset>1509488</wp:posOffset>
                </wp:positionH>
                <wp:positionV relativeFrom="paragraph">
                  <wp:posOffset>1867570</wp:posOffset>
                </wp:positionV>
                <wp:extent cx="2928730" cy="571916"/>
                <wp:effectExtent l="0" t="0" r="24130" b="19050"/>
                <wp:wrapNone/>
                <wp:docPr id="53" name="Oval 53"/>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32AA" id="Oval 53" o:spid="_x0000_s1026" style="position:absolute;margin-left:118.85pt;margin-top:147.05pt;width:230.6pt;height:4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t4lAIAAIU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" filled="f" strokecolor="red" strokeweight="1pt">
                <v:stroke joinstyle="miter"/>
              </v:oval>
            </w:pict>
          </mc:Fallback>
        </mc:AlternateContent>
      </w:r>
      <w:r>
        <w:rPr>
          <w:noProof/>
        </w:rPr>
        <w:drawing>
          <wp:inline distT="0" distB="0" distL="0" distR="0" wp14:anchorId="050BE7FE" wp14:editId="3FA4AACC">
            <wp:extent cx="2520000" cy="2588444"/>
            <wp:effectExtent l="0" t="0" r="0" b="25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0E5470EB" w14:textId="5B2891CF" w:rsidR="0070700A" w:rsidRDefault="0070700A" w:rsidP="0070700A">
      <w:pPr>
        <w:pStyle w:val="Heading1"/>
      </w:pPr>
      <w:r>
        <w:br w:type="page"/>
      </w:r>
    </w:p>
    <w:p w14:paraId="4CF03900" w14:textId="168C986A" w:rsidR="00332F36" w:rsidRDefault="00332F36" w:rsidP="00332F36">
      <w:pPr>
        <w:pStyle w:val="Heading1"/>
      </w:pPr>
      <w:bookmarkStart w:id="11" w:name="_Data_Prep_module"/>
      <w:bookmarkEnd w:id="11"/>
      <w:r>
        <w:lastRenderedPageBreak/>
        <w:t>Data Prep module</w:t>
      </w:r>
    </w:p>
    <w:p w14:paraId="73BC6892" w14:textId="1E04A9FE" w:rsidR="00762BEE" w:rsidRDefault="00762BEE" w:rsidP="00762BEE">
      <w:pPr>
        <w:spacing w:after="360"/>
      </w:pPr>
      <w:r>
        <w:t xml:space="preserve">To use the data prep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22283570" w14:textId="2DF6E503" w:rsidR="00332F36" w:rsidRDefault="000F2DEE" w:rsidP="00332F36">
      <w:r>
        <w:t xml:space="preserve">Use the </w:t>
      </w:r>
      <w:r w:rsidRPr="000F2DEE">
        <w:rPr>
          <w:b/>
          <w:bCs/>
        </w:rPr>
        <w:t>Data Prep</w:t>
      </w:r>
      <w:r>
        <w:t xml:space="preserve"> module if you need to do one of the following </w:t>
      </w:r>
      <w:r w:rsidRPr="000F2DEE">
        <w:rPr>
          <w:b/>
          <w:bCs/>
        </w:rPr>
        <w:t>tasks</w:t>
      </w:r>
      <w:r>
        <w:t>:</w:t>
      </w:r>
    </w:p>
    <w:p w14:paraId="3040B7E5" w14:textId="1399837D" w:rsidR="000F2DEE" w:rsidRDefault="000F2DEE" w:rsidP="001358C4">
      <w:pPr>
        <w:pStyle w:val="ListParagraph"/>
        <w:numPr>
          <w:ilvl w:val="0"/>
          <w:numId w:val="5"/>
        </w:numPr>
        <w:contextualSpacing w:val="0"/>
      </w:pPr>
      <w:r>
        <w:t xml:space="preserve">Select a </w:t>
      </w:r>
      <w:r w:rsidRPr="005A786D">
        <w:rPr>
          <w:b/>
          <w:bCs/>
        </w:rPr>
        <w:t>z-slice</w:t>
      </w:r>
      <w:r>
        <w:t xml:space="preserve"> or </w:t>
      </w:r>
      <w:r w:rsidRPr="005A786D">
        <w:rPr>
          <w:b/>
          <w:bCs/>
        </w:rPr>
        <w:t>z-projection</w:t>
      </w:r>
      <w:r>
        <w:t xml:space="preserve"> for segmentation of 3D z-stacks</w:t>
      </w:r>
      <w:r w:rsidR="007169F8">
        <w:t>.</w:t>
      </w:r>
    </w:p>
    <w:p w14:paraId="6F0E93B2" w14:textId="243E3E65" w:rsidR="000F2DEE" w:rsidRDefault="000F2DEE" w:rsidP="001358C4">
      <w:pPr>
        <w:pStyle w:val="ListParagraph"/>
        <w:numPr>
          <w:ilvl w:val="0"/>
          <w:numId w:val="5"/>
        </w:numPr>
        <w:contextualSpacing w:val="0"/>
      </w:pPr>
      <w:r w:rsidRPr="005A786D">
        <w:rPr>
          <w:b/>
          <w:bCs/>
        </w:rPr>
        <w:t>Align frames</w:t>
      </w:r>
      <w:r>
        <w:t xml:space="preserve"> of time-lapse microscopy data (RECOMMENDED</w:t>
      </w:r>
      <w:r w:rsidR="005A786D">
        <w:t>, it is revertible</w:t>
      </w:r>
      <w:r>
        <w:t>)</w:t>
      </w:r>
      <w:r w:rsidR="007169F8">
        <w:t>.</w:t>
      </w:r>
      <w:r>
        <w:t xml:space="preserve"> </w:t>
      </w:r>
    </w:p>
    <w:p w14:paraId="440EAD29" w14:textId="086C5EE2" w:rsidR="004906BF" w:rsidRPr="004906BF" w:rsidRDefault="004906BF" w:rsidP="001358C4">
      <w:pPr>
        <w:pStyle w:val="ListParagraph"/>
        <w:numPr>
          <w:ilvl w:val="0"/>
          <w:numId w:val="5"/>
        </w:numPr>
        <w:contextualSpacing w:val="0"/>
      </w:pPr>
      <w:r w:rsidRPr="004906BF">
        <w:t xml:space="preserve">Calculate </w:t>
      </w:r>
      <w:r>
        <w:rPr>
          <w:b/>
          <w:bCs/>
        </w:rPr>
        <w:t>background metrics</w:t>
      </w:r>
      <w:r w:rsidRPr="004906BF">
        <w:t xml:space="preserve"> (median, mean etc.) from one or more </w:t>
      </w:r>
      <w:r w:rsidRPr="00B424F6">
        <w:rPr>
          <w:b/>
          <w:bCs/>
        </w:rPr>
        <w:t>rectangular areas</w:t>
      </w:r>
      <w:r w:rsidRPr="004906BF">
        <w:t>. The median will be used later for background subtraction.</w:t>
      </w:r>
      <w:r w:rsidR="000327DF">
        <w:t xml:space="preserve"> The areas are movable and resizable.</w:t>
      </w:r>
    </w:p>
    <w:p w14:paraId="62D87549" w14:textId="02EC7EDD" w:rsidR="000F2DEE" w:rsidRDefault="0060329F" w:rsidP="001358C4">
      <w:pPr>
        <w:pStyle w:val="ListParagraph"/>
        <w:numPr>
          <w:ilvl w:val="0"/>
          <w:numId w:val="5"/>
        </w:numPr>
        <w:contextualSpacing w:val="0"/>
      </w:pPr>
      <w:r>
        <w:t>Select a region of interest (</w:t>
      </w:r>
      <w:r w:rsidRPr="005A786D">
        <w:rPr>
          <w:b/>
          <w:bCs/>
        </w:rPr>
        <w:t>ROI</w:t>
      </w:r>
      <w:r>
        <w:t>) for segmentation</w:t>
      </w:r>
      <w:r w:rsidR="007169F8">
        <w:t>.</w:t>
      </w:r>
    </w:p>
    <w:p w14:paraId="4273B02D" w14:textId="45CB936A" w:rsidR="0060329F" w:rsidRDefault="0060329F" w:rsidP="001358C4">
      <w:pPr>
        <w:pStyle w:val="ListParagraph"/>
        <w:numPr>
          <w:ilvl w:val="0"/>
          <w:numId w:val="5"/>
        </w:numPr>
        <w:contextualSpacing w:val="0"/>
      </w:pPr>
      <w:r w:rsidRPr="005A786D">
        <w:rPr>
          <w:b/>
          <w:bCs/>
        </w:rPr>
        <w:t>Crop</w:t>
      </w:r>
      <w:r>
        <w:t xml:space="preserve"> images to reduce memory usage (RECOMMENDED, if possible)</w:t>
      </w:r>
      <w:r w:rsidR="007169F8">
        <w:t>.</w:t>
      </w:r>
    </w:p>
    <w:p w14:paraId="5C8735A3" w14:textId="04B38912" w:rsidR="005A786D" w:rsidRDefault="005A786D">
      <w:pPr>
        <w:spacing w:line="259" w:lineRule="auto"/>
      </w:pPr>
    </w:p>
    <w:p w14:paraId="769E2757" w14:textId="3E1245CD" w:rsidR="00731EF4" w:rsidRPr="00F6224A" w:rsidRDefault="00731EF4" w:rsidP="00F54536">
      <w:pPr>
        <w:pStyle w:val="Heading2"/>
      </w:pPr>
      <w:r w:rsidRPr="00F6224A">
        <w:t>Loading data</w:t>
      </w:r>
    </w:p>
    <w:p w14:paraId="79F0FE3F" w14:textId="4468F788" w:rsidR="00762BEE" w:rsidRDefault="00731EF4" w:rsidP="001358C4">
      <w:pPr>
        <w:pStyle w:val="ListParagraph"/>
        <w:numPr>
          <w:ilvl w:val="0"/>
          <w:numId w:val="15"/>
        </w:numPr>
      </w:pPr>
      <w:r w:rsidRPr="00C80A37">
        <w:rPr>
          <w:b/>
          <w:bCs/>
        </w:rPr>
        <w:t>L</w:t>
      </w:r>
      <w:r w:rsidR="005A786D" w:rsidRPr="00C80A37">
        <w:rPr>
          <w:b/>
          <w:bCs/>
        </w:rPr>
        <w:t>aunch</w:t>
      </w:r>
      <w:r w:rsidR="005A786D">
        <w:t xml:space="preserve"> the data prep module, click on the “1. Launch data prep module…” button on the main launcher.</w:t>
      </w:r>
    </w:p>
    <w:p w14:paraId="5BF275FE" w14:textId="06FFA44D" w:rsidR="00731EF4" w:rsidRDefault="00731EF4" w:rsidP="001358C4">
      <w:pPr>
        <w:pStyle w:val="ListParagraph"/>
        <w:numPr>
          <w:ilvl w:val="0"/>
          <w:numId w:val="15"/>
        </w:numPr>
      </w:pPr>
      <w:r>
        <w:t>Click</w:t>
      </w:r>
      <w:r w:rsidR="00762BEE">
        <w:t xml:space="preserve"> on the “</w:t>
      </w:r>
      <w:r w:rsidR="00762BEE" w:rsidRPr="00C80A37">
        <w:rPr>
          <w:b/>
          <w:bCs/>
        </w:rPr>
        <w:t>Open Folder</w:t>
      </w:r>
      <w:r w:rsidR="00762BEE">
        <w:t xml:space="preserve">” button on the </w:t>
      </w:r>
      <w:commentRangeStart w:id="12"/>
      <w:r w:rsidR="00762BEE">
        <w:t>toolbar</w:t>
      </w:r>
      <w:commentRangeEnd w:id="12"/>
      <w:r w:rsidR="007169F8">
        <w:rPr>
          <w:rStyle w:val="CommentReference"/>
        </w:rPr>
        <w:commentReference w:id="12"/>
      </w:r>
      <w:r w:rsidR="00762BEE">
        <w:t xml:space="preserve">. </w:t>
      </w:r>
    </w:p>
    <w:p w14:paraId="76B00A1C" w14:textId="097F2C44" w:rsidR="00B83AEF" w:rsidRDefault="00CC7F41" w:rsidP="00B83AEF">
      <w:pPr>
        <w:ind w:left="720"/>
      </w:pPr>
      <w:r>
        <w:rPr>
          <w:noProof/>
        </w:rPr>
        <mc:AlternateContent>
          <mc:Choice Requires="wps">
            <w:drawing>
              <wp:anchor distT="0" distB="0" distL="114300" distR="114300" simplePos="0" relativeHeight="251696128" behindDoc="0" locked="0" layoutInCell="1" allowOverlap="1" wp14:anchorId="09917149" wp14:editId="369A9542">
                <wp:simplePos x="0" y="0"/>
                <wp:positionH relativeFrom="column">
                  <wp:posOffset>417992</wp:posOffset>
                </wp:positionH>
                <wp:positionV relativeFrom="paragraph">
                  <wp:posOffset>276225</wp:posOffset>
                </wp:positionV>
                <wp:extent cx="345690" cy="316260"/>
                <wp:effectExtent l="19050" t="19050" r="16510" b="26670"/>
                <wp:wrapNone/>
                <wp:docPr id="6" name="Oval 6"/>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639C" id="Oval 6" o:spid="_x0000_s1026" style="position:absolute;margin-left:32.9pt;margin-top:21.75pt;width:27.2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lEmgIAAIw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" filled="f" strokecolor="red" strokeweight="2.25pt">
                <v:stroke joinstyle="miter"/>
              </v:oval>
            </w:pict>
          </mc:Fallback>
        </mc:AlternateContent>
      </w:r>
      <w:r w:rsidR="00B83AEF" w:rsidRPr="00B83AEF">
        <w:rPr>
          <w:noProof/>
        </w:rPr>
        <w:drawing>
          <wp:inline distT="0" distB="0" distL="0" distR="0" wp14:anchorId="1AB3C062" wp14:editId="7CE83AAD">
            <wp:extent cx="5400000" cy="5763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576339"/>
                    </a:xfrm>
                    <a:prstGeom prst="rect">
                      <a:avLst/>
                    </a:prstGeom>
                  </pic:spPr>
                </pic:pic>
              </a:graphicData>
            </a:graphic>
          </wp:inline>
        </w:drawing>
      </w:r>
    </w:p>
    <w:p w14:paraId="0BD0DDC2" w14:textId="77777777" w:rsidR="00731EF4" w:rsidRDefault="00762BEE" w:rsidP="00B004C9">
      <w:pPr>
        <w:pStyle w:val="ListParagraph"/>
        <w:numPr>
          <w:ilvl w:val="0"/>
          <w:numId w:val="15"/>
        </w:numPr>
        <w:ind w:left="714" w:hanging="357"/>
        <w:contextualSpacing w:val="0"/>
      </w:pPr>
      <w:r>
        <w:t xml:space="preserve">Select a specific Position folder or the entire experiment folder. </w:t>
      </w:r>
    </w:p>
    <w:p w14:paraId="72CBFE53" w14:textId="10C328F2" w:rsidR="00762BEE" w:rsidRPr="00C80A37" w:rsidRDefault="00762BEE" w:rsidP="001358C4">
      <w:pPr>
        <w:pStyle w:val="ListParagraph"/>
        <w:numPr>
          <w:ilvl w:val="0"/>
          <w:numId w:val="15"/>
        </w:numPr>
        <w:rPr>
          <w:b/>
          <w:bCs/>
        </w:rPr>
      </w:pPr>
      <w:r>
        <w:t xml:space="preserve">Follow the instructions in the pop-up windows. </w:t>
      </w:r>
      <w:r w:rsidR="00F6224A">
        <w:t xml:space="preserve">Make sure to enter the </w:t>
      </w:r>
      <w:r w:rsidR="00F6224A" w:rsidRPr="00C80A37">
        <w:rPr>
          <w:b/>
          <w:bCs/>
        </w:rPr>
        <w:t>correct metadata.</w:t>
      </w:r>
    </w:p>
    <w:p w14:paraId="0F433E49" w14:textId="2CDE9AD5" w:rsidR="00762BEE" w:rsidRPr="00731EF4" w:rsidRDefault="00762BEE" w:rsidP="00F6224A">
      <w:pPr>
        <w:spacing w:after="360"/>
        <w:ind w:left="714"/>
        <w:rPr>
          <w:i/>
          <w:iCs/>
        </w:rPr>
      </w:pPr>
      <w:r w:rsidRPr="00731EF4">
        <w:rPr>
          <w:i/>
          <w:iCs/>
        </w:rPr>
        <w:t xml:space="preserve">NOTE: For time-lapse microscopy you can load only one position at </w:t>
      </w:r>
      <w:r w:rsidR="007169F8">
        <w:rPr>
          <w:i/>
          <w:iCs/>
        </w:rPr>
        <w:t>a</w:t>
      </w:r>
      <w:r w:rsidR="007169F8" w:rsidRPr="00731EF4">
        <w:rPr>
          <w:i/>
          <w:iCs/>
        </w:rPr>
        <w:t xml:space="preserve"> </w:t>
      </w:r>
      <w:r w:rsidRPr="00731EF4">
        <w:rPr>
          <w:i/>
          <w:iCs/>
        </w:rPr>
        <w:t>time. Select multiple positions only if you have single 3D z-stacks or</w:t>
      </w:r>
      <w:r w:rsidR="00026A53">
        <w:rPr>
          <w:i/>
          <w:iCs/>
        </w:rPr>
        <w:t xml:space="preserve"> single</w:t>
      </w:r>
      <w:r w:rsidRPr="00731EF4">
        <w:rPr>
          <w:i/>
          <w:iCs/>
        </w:rPr>
        <w:t xml:space="preserve"> 2D images.</w:t>
      </w:r>
    </w:p>
    <w:p w14:paraId="7DD3CC1C" w14:textId="77777777" w:rsidR="0048684D" w:rsidRDefault="0048684D" w:rsidP="00F6224A">
      <w:pPr>
        <w:spacing w:after="240" w:line="259" w:lineRule="auto"/>
        <w:rPr>
          <w:rFonts w:asciiTheme="majorHAnsi" w:hAnsiTheme="majorHAnsi" w:cstheme="majorHAnsi"/>
          <w:b/>
          <w:bCs/>
          <w:sz w:val="28"/>
          <w:szCs w:val="28"/>
        </w:rPr>
      </w:pPr>
    </w:p>
    <w:p w14:paraId="1E1ADFE3" w14:textId="0F20F140" w:rsidR="00F6224A" w:rsidRDefault="00F6224A" w:rsidP="00F54536">
      <w:pPr>
        <w:pStyle w:val="Heading2"/>
      </w:pPr>
      <w:r>
        <w:t>Usage</w:t>
      </w:r>
    </w:p>
    <w:p w14:paraId="2F755132" w14:textId="104E4A73" w:rsidR="0064074D" w:rsidRDefault="00891ABA" w:rsidP="001358C4">
      <w:pPr>
        <w:pStyle w:val="ListParagraph"/>
        <w:numPr>
          <w:ilvl w:val="0"/>
          <w:numId w:val="16"/>
        </w:numPr>
        <w:spacing w:after="80"/>
        <w:ind w:left="714" w:hanging="357"/>
        <w:contextualSpacing w:val="0"/>
      </w:pPr>
      <w:r>
        <w:t xml:space="preserve">If your data does not contain 3D z-stacks go to point 2. Otherwise, you can visualize the </w:t>
      </w:r>
      <w:r w:rsidRPr="00277227">
        <w:rPr>
          <w:b/>
          <w:bCs/>
        </w:rPr>
        <w:t>z-slices</w:t>
      </w:r>
      <w:r>
        <w:t xml:space="preserve"> with the </w:t>
      </w:r>
      <w:r w:rsidRPr="00277227">
        <w:rPr>
          <w:b/>
          <w:bCs/>
        </w:rPr>
        <w:t>scrollbar</w:t>
      </w:r>
      <w:r>
        <w:t xml:space="preserve"> below the image or choose a </w:t>
      </w:r>
      <w:r w:rsidRPr="00277227">
        <w:rPr>
          <w:b/>
          <w:bCs/>
        </w:rPr>
        <w:t>z-projection</w:t>
      </w:r>
      <w:r>
        <w:t xml:space="preserve"> method with the selector on the right side of the scrollbar. </w:t>
      </w:r>
    </w:p>
    <w:p w14:paraId="060A9F44" w14:textId="1DA6054E" w:rsidR="00F6224A" w:rsidRDefault="00891ABA" w:rsidP="00B004C9">
      <w:pPr>
        <w:pStyle w:val="ListParagraph"/>
        <w:spacing w:after="120"/>
        <w:contextualSpacing w:val="0"/>
      </w:pPr>
      <w:r>
        <w:t xml:space="preserve">Every time you change </w:t>
      </w:r>
      <w:r w:rsidR="007169F8">
        <w:t xml:space="preserve">the </w:t>
      </w:r>
      <w:r>
        <w:t xml:space="preserve">visualization method, the system will save it. It will then assume that the </w:t>
      </w:r>
      <w:r w:rsidRPr="00277227">
        <w:rPr>
          <w:b/>
          <w:bCs/>
        </w:rPr>
        <w:t>last visualization is the preferred one</w:t>
      </w:r>
      <w:r>
        <w:t xml:space="preserve"> and it will be used for </w:t>
      </w:r>
      <w:r w:rsidRPr="00277227">
        <w:rPr>
          <w:b/>
          <w:bCs/>
        </w:rPr>
        <w:t>segmentation</w:t>
      </w:r>
      <w:r>
        <w:t xml:space="preserve">. </w:t>
      </w:r>
    </w:p>
    <w:p w14:paraId="35E98387" w14:textId="380642FD" w:rsidR="00B004C9" w:rsidRDefault="00B004C9" w:rsidP="00A152E7">
      <w:pPr>
        <w:pStyle w:val="ListParagraph"/>
        <w:spacing w:after="240"/>
        <w:contextualSpacing w:val="0"/>
      </w:pPr>
      <w:r>
        <w:t xml:space="preserve">For </w:t>
      </w:r>
      <w:r w:rsidRPr="00B004C9">
        <w:rPr>
          <w:b/>
          <w:bCs/>
        </w:rPr>
        <w:t>time-lapse data</w:t>
      </w:r>
      <w:r>
        <w:t xml:space="preserve"> you have </w:t>
      </w:r>
      <w:r w:rsidRPr="00B004C9">
        <w:rPr>
          <w:b/>
          <w:bCs/>
        </w:rPr>
        <w:t>additional buttons</w:t>
      </w:r>
      <w:r>
        <w:t xml:space="preserve"> to help</w:t>
      </w:r>
      <w:r w:rsidR="00AA474D">
        <w:t xml:space="preserve"> with</w:t>
      </w:r>
      <w:r>
        <w:t xml:space="preserve"> the selection. Go to the section “</w:t>
      </w:r>
      <w:r w:rsidR="008857B3" w:rsidRPr="008857B3">
        <w:rPr>
          <w:color w:val="4472C4" w:themeColor="accent1"/>
          <w:u w:val="single"/>
        </w:rPr>
        <w:fldChar w:fldCharType="begin"/>
      </w:r>
      <w:r w:rsidR="008857B3" w:rsidRPr="008857B3">
        <w:rPr>
          <w:color w:val="4472C4" w:themeColor="accent1"/>
          <w:u w:val="single"/>
        </w:rPr>
        <w:instrText xml:space="preserve"> REF _Ref82718274 \h </w:instrText>
      </w:r>
      <w:r w:rsidR="008857B3" w:rsidRPr="008857B3">
        <w:rPr>
          <w:color w:val="4472C4" w:themeColor="accent1"/>
          <w:u w:val="single"/>
        </w:rPr>
      </w:r>
      <w:r w:rsidR="008857B3" w:rsidRPr="008857B3">
        <w:rPr>
          <w:color w:val="4472C4" w:themeColor="accent1"/>
          <w:u w:val="single"/>
        </w:rPr>
        <w:fldChar w:fldCharType="separate"/>
      </w:r>
      <w:r w:rsidR="008857B3" w:rsidRPr="008857B3">
        <w:rPr>
          <w:color w:val="4472C4" w:themeColor="accent1"/>
          <w:u w:val="single"/>
        </w:rPr>
        <w:t xml:space="preserve">Additional </w:t>
      </w:r>
      <w:r w:rsidR="008857B3" w:rsidRPr="008857B3">
        <w:rPr>
          <w:color w:val="2E74B5" w:themeColor="accent5" w:themeShade="BF"/>
          <w:u w:val="single"/>
        </w:rPr>
        <w:t>functions</w:t>
      </w:r>
      <w:r w:rsidR="008857B3" w:rsidRPr="008857B3">
        <w:rPr>
          <w:color w:val="2E74B5" w:themeColor="accent5" w:themeShade="BF"/>
          <w:u w:val="single"/>
        </w:rPr>
        <w:fldChar w:fldCharType="end"/>
      </w:r>
      <w:r>
        <w:t>” for details about their functionality.</w:t>
      </w:r>
    </w:p>
    <w:p w14:paraId="29F85468" w14:textId="65694D78" w:rsidR="00891ABA" w:rsidRDefault="00891ABA" w:rsidP="001358C4">
      <w:pPr>
        <w:pStyle w:val="ListParagraph"/>
        <w:numPr>
          <w:ilvl w:val="0"/>
          <w:numId w:val="16"/>
        </w:numPr>
      </w:pPr>
      <w:r>
        <w:lastRenderedPageBreak/>
        <w:t xml:space="preserve">If you do not need to select a ROI, </w:t>
      </w:r>
      <w:r w:rsidR="0064074D">
        <w:t>crop,</w:t>
      </w:r>
      <w:r>
        <w:t xml:space="preserve"> align </w:t>
      </w:r>
      <w:r w:rsidR="00B424F6">
        <w:t xml:space="preserve">or calculate background metrics </w:t>
      </w:r>
      <w:r>
        <w:t>you can close the window. Otherwise press the “</w:t>
      </w:r>
      <w:r w:rsidRPr="00A152E7">
        <w:rPr>
          <w:b/>
          <w:bCs/>
        </w:rPr>
        <w:t>Start</w:t>
      </w:r>
      <w:r>
        <w:t xml:space="preserve">” button on the </w:t>
      </w:r>
      <w:r w:rsidR="009F7935">
        <w:t>toolbar</w:t>
      </w:r>
      <w:r w:rsidR="009F7935">
        <w:rPr>
          <w:noProof/>
        </w:rPr>
        <w:t xml:space="preserve"> and</w:t>
      </w:r>
      <w:r w:rsidR="00A152E7">
        <w:rPr>
          <w:noProof/>
        </w:rPr>
        <w:t xml:space="preserve"> follow the instructions on the pop-up </w:t>
      </w:r>
      <w:commentRangeStart w:id="13"/>
      <w:r w:rsidR="00A152E7">
        <w:rPr>
          <w:noProof/>
        </w:rPr>
        <w:t>windows</w:t>
      </w:r>
      <w:commentRangeEnd w:id="13"/>
      <w:r w:rsidR="007169F8">
        <w:rPr>
          <w:rStyle w:val="CommentReference"/>
        </w:rPr>
        <w:commentReference w:id="13"/>
      </w:r>
      <w:r w:rsidR="00A152E7">
        <w:rPr>
          <w:noProof/>
        </w:rPr>
        <w:t>.</w:t>
      </w:r>
    </w:p>
    <w:p w14:paraId="61148148" w14:textId="6ED1EE7D" w:rsidR="00B83AEF" w:rsidRPr="00F6224A" w:rsidRDefault="007948CD" w:rsidP="00B83AEF">
      <w:pPr>
        <w:ind w:left="720"/>
      </w:pPr>
      <w:r>
        <w:rPr>
          <w:noProof/>
        </w:rPr>
        <mc:AlternateContent>
          <mc:Choice Requires="wps">
            <w:drawing>
              <wp:anchor distT="0" distB="0" distL="114300" distR="114300" simplePos="0" relativeHeight="251698176" behindDoc="0" locked="0" layoutInCell="1" allowOverlap="1" wp14:anchorId="6132AF23" wp14:editId="763B56EF">
                <wp:simplePos x="0" y="0"/>
                <wp:positionH relativeFrom="column">
                  <wp:posOffset>893548</wp:posOffset>
                </wp:positionH>
                <wp:positionV relativeFrom="paragraph">
                  <wp:posOffset>279400</wp:posOffset>
                </wp:positionV>
                <wp:extent cx="345690" cy="316260"/>
                <wp:effectExtent l="19050" t="19050" r="16510" b="26670"/>
                <wp:wrapNone/>
                <wp:docPr id="7" name="Oval 7"/>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A041D" id="Oval 7" o:spid="_x0000_s1026" style="position:absolute;margin-left:70.35pt;margin-top:22pt;width:27.2pt;height:2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" filled="f" strokecolor="red" strokeweight="2.25pt">
                <v:stroke joinstyle="miter"/>
              </v:oval>
            </w:pict>
          </mc:Fallback>
        </mc:AlternateContent>
      </w:r>
      <w:r w:rsidR="00B83AEF" w:rsidRPr="00B83AEF">
        <w:rPr>
          <w:noProof/>
        </w:rPr>
        <w:drawing>
          <wp:inline distT="0" distB="0" distL="0" distR="0" wp14:anchorId="1CF9FFE8" wp14:editId="240BD01B">
            <wp:extent cx="5400000" cy="576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576339"/>
                    </a:xfrm>
                    <a:prstGeom prst="rect">
                      <a:avLst/>
                    </a:prstGeom>
                  </pic:spPr>
                </pic:pic>
              </a:graphicData>
            </a:graphic>
          </wp:inline>
        </w:drawing>
      </w:r>
    </w:p>
    <w:p w14:paraId="4FDA9EFD" w14:textId="29D6B9EA" w:rsidR="00332F36" w:rsidRDefault="009F7935" w:rsidP="009F7935">
      <w:pPr>
        <w:pStyle w:val="ListParagraph"/>
        <w:numPr>
          <w:ilvl w:val="0"/>
          <w:numId w:val="3"/>
        </w:numPr>
        <w:spacing w:line="259" w:lineRule="auto"/>
      </w:pPr>
      <w:r>
        <w:t xml:space="preserve">The GUI now will be </w:t>
      </w:r>
      <w:r w:rsidRPr="009F7935">
        <w:rPr>
          <w:b/>
          <w:bCs/>
        </w:rPr>
        <w:t>unresponsive</w:t>
      </w:r>
      <w:r>
        <w:t xml:space="preserve"> until the process terminates, so do not close it. </w:t>
      </w:r>
      <w:r w:rsidR="00B424F6">
        <w:t xml:space="preserve">You can follow </w:t>
      </w:r>
      <w:r w:rsidR="00B424F6" w:rsidRPr="00B424F6">
        <w:rPr>
          <w:b/>
          <w:bCs/>
        </w:rPr>
        <w:t>progress</w:t>
      </w:r>
      <w:r w:rsidR="00B424F6">
        <w:t xml:space="preserve"> in the </w:t>
      </w:r>
      <w:r w:rsidR="00B424F6" w:rsidRPr="00B424F6">
        <w:rPr>
          <w:b/>
          <w:bCs/>
        </w:rPr>
        <w:t>terminal</w:t>
      </w:r>
      <w:r w:rsidR="00B424F6">
        <w:t xml:space="preserve">. </w:t>
      </w:r>
      <w:r>
        <w:t>Once it finishes</w:t>
      </w:r>
      <w:ins w:id="14" w:author="Kurt Michael Schmoller" w:date="2021-09-18T12:21:00Z">
        <w:r w:rsidR="007169F8">
          <w:t>,</w:t>
        </w:r>
      </w:ins>
      <w:r>
        <w:t xml:space="preserve"> a </w:t>
      </w:r>
      <w:r w:rsidRPr="00B424F6">
        <w:rPr>
          <w:b/>
          <w:bCs/>
        </w:rPr>
        <w:t>red rectangle</w:t>
      </w:r>
      <w:r>
        <w:t xml:space="preserve"> will appear, along with a grey rectangle</w:t>
      </w:r>
      <w:r w:rsidR="00B004C9">
        <w:t xml:space="preserve"> (see screenshot below)</w:t>
      </w:r>
      <w:r>
        <w:t xml:space="preserve">. </w:t>
      </w:r>
      <w:r w:rsidR="004906BF">
        <w:t xml:space="preserve">If you do not need to select a </w:t>
      </w:r>
      <w:r w:rsidR="004906BF" w:rsidRPr="00B004C9">
        <w:rPr>
          <w:b/>
          <w:bCs/>
        </w:rPr>
        <w:t>ROI</w:t>
      </w:r>
      <w:r w:rsidR="00B004C9" w:rsidRPr="00B004C9">
        <w:rPr>
          <w:b/>
          <w:bCs/>
        </w:rPr>
        <w:t>,</w:t>
      </w:r>
      <w:r w:rsidR="00B004C9">
        <w:t xml:space="preserve"> calculate </w:t>
      </w:r>
      <w:r w:rsidR="00B004C9" w:rsidRPr="00B004C9">
        <w:rPr>
          <w:b/>
          <w:bCs/>
        </w:rPr>
        <w:t>background metrics,</w:t>
      </w:r>
      <w:r w:rsidR="004906BF">
        <w:t xml:space="preserve"> or crop you can close</w:t>
      </w:r>
      <w:r w:rsidR="00B004C9">
        <w:t xml:space="preserve"> the window</w:t>
      </w:r>
      <w:r w:rsidR="004906BF">
        <w:t xml:space="preserve"> now</w:t>
      </w:r>
      <w:r w:rsidR="00B004C9">
        <w:t xml:space="preserve">, otherwise go to the next </w:t>
      </w:r>
      <w:commentRangeStart w:id="15"/>
      <w:r w:rsidR="00B004C9">
        <w:t>point</w:t>
      </w:r>
      <w:commentRangeEnd w:id="15"/>
      <w:r w:rsidR="007169F8">
        <w:rPr>
          <w:rStyle w:val="CommentReference"/>
        </w:rPr>
        <w:commentReference w:id="15"/>
      </w:r>
      <w:r w:rsidR="004906BF">
        <w:t>.</w:t>
      </w:r>
    </w:p>
    <w:p w14:paraId="2A75563B" w14:textId="77777777" w:rsidR="006653E7" w:rsidRDefault="006653E7" w:rsidP="006653E7">
      <w:pPr>
        <w:pStyle w:val="ListParagraph"/>
        <w:spacing w:line="259" w:lineRule="auto"/>
      </w:pPr>
    </w:p>
    <w:p w14:paraId="39584947" w14:textId="100133E6" w:rsidR="006653E7" w:rsidRDefault="006653E7" w:rsidP="006653E7">
      <w:pPr>
        <w:pStyle w:val="ListParagraph"/>
        <w:spacing w:line="259" w:lineRule="auto"/>
        <w:jc w:val="center"/>
      </w:pPr>
      <w:r>
        <w:rPr>
          <w:noProof/>
        </w:rPr>
        <w:drawing>
          <wp:inline distT="0" distB="0" distL="0" distR="0" wp14:anchorId="45CD0024" wp14:editId="6C63781E">
            <wp:extent cx="5040000" cy="4921723"/>
            <wp:effectExtent l="0" t="0" r="8255"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40"/>
                    <a:stretch>
                      <a:fillRect/>
                    </a:stretch>
                  </pic:blipFill>
                  <pic:spPr>
                    <a:xfrm>
                      <a:off x="0" y="0"/>
                      <a:ext cx="5040000" cy="4921723"/>
                    </a:xfrm>
                    <a:prstGeom prst="rect">
                      <a:avLst/>
                    </a:prstGeom>
                  </pic:spPr>
                </pic:pic>
              </a:graphicData>
            </a:graphic>
          </wp:inline>
        </w:drawing>
      </w:r>
    </w:p>
    <w:p w14:paraId="1930B8A0" w14:textId="77777777" w:rsidR="00B004C9" w:rsidRDefault="00B004C9" w:rsidP="006653E7">
      <w:pPr>
        <w:pStyle w:val="ListParagraph"/>
        <w:spacing w:line="259" w:lineRule="auto"/>
        <w:jc w:val="center"/>
      </w:pPr>
    </w:p>
    <w:p w14:paraId="33C31D55" w14:textId="78875B82" w:rsidR="00884D81" w:rsidRPr="00CA2590" w:rsidRDefault="001264EE" w:rsidP="00CA2590">
      <w:pPr>
        <w:pStyle w:val="ListParagraph"/>
        <w:numPr>
          <w:ilvl w:val="0"/>
          <w:numId w:val="3"/>
        </w:numPr>
        <w:spacing w:after="240" w:line="259" w:lineRule="auto"/>
        <w:ind w:left="714" w:hanging="357"/>
        <w:contextualSpacing w:val="0"/>
        <w:rPr>
          <w:rFonts w:asciiTheme="majorHAnsi" w:eastAsiaTheme="majorEastAsia" w:hAnsiTheme="majorHAnsi" w:cstheme="majorBidi"/>
          <w:b/>
          <w:sz w:val="32"/>
          <w:szCs w:val="32"/>
        </w:rPr>
      </w:pPr>
      <w:bookmarkStart w:id="16" w:name="_Segmentation_module"/>
      <w:bookmarkEnd w:id="16"/>
      <w:r w:rsidRPr="001264EE">
        <w:rPr>
          <w:rFonts w:cstheme="minorHAnsi"/>
        </w:rPr>
        <w:drawing>
          <wp:anchor distT="0" distB="0" distL="114300" distR="114300" simplePos="0" relativeHeight="251706368" behindDoc="0" locked="0" layoutInCell="1" allowOverlap="1" wp14:anchorId="37DFCC9D" wp14:editId="14BA0920">
            <wp:simplePos x="0" y="0"/>
            <wp:positionH relativeFrom="column">
              <wp:posOffset>2315049</wp:posOffset>
            </wp:positionH>
            <wp:positionV relativeFrom="paragraph">
              <wp:posOffset>544195</wp:posOffset>
            </wp:positionV>
            <wp:extent cx="216000" cy="216000"/>
            <wp:effectExtent l="0" t="0" r="0" b="0"/>
            <wp:wrapNone/>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16000" cy="216000"/>
                    </a:xfrm>
                    <a:prstGeom prst="rect">
                      <a:avLst/>
                    </a:prstGeom>
                  </pic:spPr>
                </pic:pic>
              </a:graphicData>
            </a:graphic>
            <wp14:sizeRelH relativeFrom="margin">
              <wp14:pctWidth>0</wp14:pctWidth>
            </wp14:sizeRelH>
            <wp14:sizeRelV relativeFrom="margin">
              <wp14:pctHeight>0</wp14:pctHeight>
            </wp14:sizeRelV>
          </wp:anchor>
        </w:drawing>
      </w:r>
      <w:r w:rsidR="00B004C9">
        <w:t xml:space="preserve">The </w:t>
      </w:r>
      <w:r w:rsidR="00B004C9" w:rsidRPr="00B004C9">
        <w:rPr>
          <w:b/>
          <w:bCs/>
        </w:rPr>
        <w:t>red ROI</w:t>
      </w:r>
      <w:r w:rsidR="00B004C9">
        <w:t xml:space="preserve"> is used for either </w:t>
      </w:r>
      <w:r w:rsidR="00B004C9" w:rsidRPr="00B004C9">
        <w:rPr>
          <w:b/>
          <w:bCs/>
        </w:rPr>
        <w:t>cropping</w:t>
      </w:r>
      <w:r w:rsidR="00B004C9">
        <w:t xml:space="preserve"> or saving the coordinates </w:t>
      </w:r>
      <w:r w:rsidR="00CA2590">
        <w:t xml:space="preserve">where to compute </w:t>
      </w:r>
      <w:r w:rsidR="00B004C9" w:rsidRPr="00B004C9">
        <w:rPr>
          <w:b/>
          <w:bCs/>
        </w:rPr>
        <w:t>segmentation</w:t>
      </w:r>
      <w:r w:rsidR="00B004C9">
        <w:t xml:space="preserve">. The </w:t>
      </w:r>
      <w:r w:rsidR="00B004C9" w:rsidRPr="00B004C9">
        <w:rPr>
          <w:b/>
          <w:bCs/>
        </w:rPr>
        <w:t>grey ROI</w:t>
      </w:r>
      <w:r w:rsidR="00B004C9">
        <w:t xml:space="preserve"> (</w:t>
      </w:r>
      <w:proofErr w:type="spellStart"/>
      <w:r w:rsidR="00B004C9">
        <w:t>Bkgr</w:t>
      </w:r>
      <w:proofErr w:type="spellEnd"/>
      <w:r w:rsidR="00B004C9">
        <w:t xml:space="preserve">. ROI) is used to calculate </w:t>
      </w:r>
      <w:r w:rsidR="00B004C9" w:rsidRPr="00B004C9">
        <w:rPr>
          <w:b/>
          <w:bCs/>
        </w:rPr>
        <w:t>background metrics</w:t>
      </w:r>
      <w:r w:rsidR="00B004C9">
        <w:t xml:space="preserve"> from that area (median, mean, quantiles etc.). You can add more background ROIs with the </w:t>
      </w:r>
      <w:r w:rsidR="00284018">
        <w:rPr>
          <w:rFonts w:cstheme="minorHAnsi"/>
        </w:rPr>
        <w:t>“</w:t>
      </w:r>
      <w:r w:rsidR="00B004C9" w:rsidRPr="00020F4C">
        <w:rPr>
          <w:rFonts w:cstheme="minorHAnsi"/>
        </w:rPr>
        <w:t>Add</w:t>
      </w:r>
      <w:r w:rsidR="00C23B3A" w:rsidRPr="00020F4C">
        <w:rPr>
          <w:rFonts w:cstheme="minorHAnsi"/>
        </w:rPr>
        <w:t xml:space="preserve"> ROI where to calculate background intensity</w:t>
      </w:r>
      <w:r w:rsidR="00284018">
        <w:rPr>
          <w:rFonts w:cstheme="minorHAnsi"/>
        </w:rPr>
        <w:t>”</w:t>
      </w:r>
      <w:r w:rsidR="00AD400A">
        <w:rPr>
          <w:rFonts w:cstheme="minorHAnsi"/>
        </w:rPr>
        <w:t xml:space="preserve"> (</w:t>
      </w:r>
      <w:r>
        <w:rPr>
          <w:rFonts w:cstheme="minorHAnsi"/>
        </w:rPr>
        <w:t xml:space="preserve">       </w:t>
      </w:r>
      <w:r w:rsidR="00AD400A">
        <w:rPr>
          <w:rFonts w:cstheme="minorHAnsi"/>
        </w:rPr>
        <w:t>)</w:t>
      </w:r>
      <w:r w:rsidR="00C23B3A" w:rsidRPr="00020F4C">
        <w:rPr>
          <w:rFonts w:cstheme="minorHAnsi"/>
        </w:rPr>
        <w:t xml:space="preserve"> </w:t>
      </w:r>
      <w:r w:rsidR="00C23B3A">
        <w:t>button</w:t>
      </w:r>
      <w:r w:rsidR="00B004C9">
        <w:t xml:space="preserve"> </w:t>
      </w:r>
      <w:r w:rsidR="00C844C3">
        <w:t>on the toolbar.</w:t>
      </w:r>
    </w:p>
    <w:p w14:paraId="62CE2A3E" w14:textId="5F07E18E" w:rsidR="00474A17" w:rsidRPr="00960A58" w:rsidRDefault="00EE5C82" w:rsidP="00960A58">
      <w:pPr>
        <w:pStyle w:val="ListParagraph"/>
        <w:numPr>
          <w:ilvl w:val="0"/>
          <w:numId w:val="3"/>
        </w:numPr>
        <w:spacing w:line="259" w:lineRule="auto"/>
        <w:rPr>
          <w:rFonts w:asciiTheme="majorHAnsi" w:eastAsiaTheme="majorEastAsia" w:hAnsiTheme="majorHAnsi" w:cstheme="majorBidi"/>
          <w:b/>
          <w:sz w:val="32"/>
          <w:szCs w:val="32"/>
        </w:rPr>
      </w:pPr>
      <w:r w:rsidRPr="00960A58">
        <w:rPr>
          <w:b/>
          <w:bCs/>
        </w:rPr>
        <w:t>Resize</w:t>
      </w:r>
      <w:r>
        <w:t xml:space="preserve"> and </w:t>
      </w:r>
      <w:r w:rsidRPr="00960A58">
        <w:rPr>
          <w:b/>
          <w:bCs/>
        </w:rPr>
        <w:t>move</w:t>
      </w:r>
      <w:r>
        <w:t xml:space="preserve"> the ROI</w:t>
      </w:r>
      <w:r w:rsidR="00960A58">
        <w:t>s</w:t>
      </w:r>
      <w:r>
        <w:t xml:space="preserve"> until </w:t>
      </w:r>
      <w:r w:rsidR="00CA2590">
        <w:t xml:space="preserve">you are happy </w:t>
      </w:r>
      <w:r>
        <w:t>with their position and size</w:t>
      </w:r>
      <w:r w:rsidR="00CA2590">
        <w:t xml:space="preserve">, click on the </w:t>
      </w:r>
      <w:r w:rsidR="00CA2590" w:rsidRPr="00A52DB0">
        <w:rPr>
          <w:b/>
          <w:bCs/>
        </w:rPr>
        <w:t>green tick</w:t>
      </w:r>
      <w:r w:rsidR="00CA2590">
        <w:t xml:space="preserve"> button on the toolbar</w:t>
      </w:r>
      <w:r w:rsidR="00A52DB0">
        <w:t>, then f</w:t>
      </w:r>
      <w:r w:rsidR="00CD3871">
        <w:t xml:space="preserve">ollow </w:t>
      </w:r>
      <w:r w:rsidR="007169F8">
        <w:t xml:space="preserve">the </w:t>
      </w:r>
      <w:r w:rsidR="00CD3871">
        <w:t xml:space="preserve">instructions in the pop-up windows. </w:t>
      </w:r>
      <w:r w:rsidR="00CA2590">
        <w:t xml:space="preserve">The GUI will be </w:t>
      </w:r>
      <w:r w:rsidR="00CA2590" w:rsidRPr="00CA2590">
        <w:rPr>
          <w:b/>
          <w:bCs/>
        </w:rPr>
        <w:t>unresponsive</w:t>
      </w:r>
      <w:r w:rsidR="00CA2590">
        <w:t xml:space="preserve"> until the process terminates, so </w:t>
      </w:r>
      <w:r w:rsidR="00CA2590" w:rsidRPr="00CD3871">
        <w:rPr>
          <w:b/>
          <w:bCs/>
        </w:rPr>
        <w:t>do not close it</w:t>
      </w:r>
      <w:r w:rsidR="00CA2590">
        <w:t>. You can check progress in the terminal.</w:t>
      </w:r>
      <w:bookmarkStart w:id="17" w:name="_z-stacks_time-lapse_helper"/>
      <w:bookmarkEnd w:id="17"/>
      <w:r w:rsidR="00474A17">
        <w:br w:type="page"/>
      </w:r>
    </w:p>
    <w:p w14:paraId="383AA918" w14:textId="6C25BA66" w:rsidR="00474A17" w:rsidRDefault="00474A17" w:rsidP="00474A17">
      <w:pPr>
        <w:pStyle w:val="Heading2"/>
      </w:pPr>
      <w:bookmarkStart w:id="18" w:name="_Ref82718274"/>
      <w:r>
        <w:lastRenderedPageBreak/>
        <w:t>Additional functions</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66"/>
        <w:gridCol w:w="6326"/>
      </w:tblGrid>
      <w:tr w:rsidR="0060212B" w14:paraId="2649B825" w14:textId="77777777" w:rsidTr="00D905FF">
        <w:tc>
          <w:tcPr>
            <w:tcW w:w="1413" w:type="dxa"/>
            <w:vAlign w:val="center"/>
          </w:tcPr>
          <w:p w14:paraId="509733C2" w14:textId="2AD72754" w:rsidR="0060212B" w:rsidRDefault="0060212B" w:rsidP="0060212B">
            <w:pPr>
              <w:jc w:val="center"/>
            </w:pPr>
            <w:r w:rsidRPr="0060212B">
              <w:rPr>
                <w:noProof/>
              </w:rPr>
              <w:drawing>
                <wp:inline distT="0" distB="0" distL="0" distR="0" wp14:anchorId="6A0A9A75" wp14:editId="33D45E62">
                  <wp:extent cx="304800" cy="3048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062DB87F" wp14:editId="230B9B1B">
                  <wp:extent cx="304800" cy="3048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53A97065" w14:textId="35BD5818" w:rsidR="0060212B" w:rsidRDefault="0060212B" w:rsidP="0060212B">
            <w:r>
              <w:t xml:space="preserve">Go to </w:t>
            </w:r>
            <w:r w:rsidRPr="00D905FF">
              <w:rPr>
                <w:b/>
                <w:bCs/>
              </w:rPr>
              <w:t>previous/next</w:t>
            </w:r>
            <w:r>
              <w:t xml:space="preserve"> position or frame (time-point).</w:t>
            </w:r>
          </w:p>
        </w:tc>
      </w:tr>
      <w:tr w:rsidR="0060212B" w14:paraId="37B469B0" w14:textId="77777777" w:rsidTr="00D905FF">
        <w:tc>
          <w:tcPr>
            <w:tcW w:w="1413" w:type="dxa"/>
            <w:vAlign w:val="center"/>
          </w:tcPr>
          <w:p w14:paraId="752A3B08" w14:textId="4C4C53C4" w:rsidR="0060212B" w:rsidRDefault="0060212B" w:rsidP="0060212B">
            <w:pPr>
              <w:jc w:val="center"/>
            </w:pPr>
            <w:r w:rsidRPr="0060212B">
              <w:rPr>
                <w:noProof/>
              </w:rPr>
              <w:drawing>
                <wp:inline distT="0" distB="0" distL="0" distR="0" wp14:anchorId="58BD0365" wp14:editId="66382FDA">
                  <wp:extent cx="304800" cy="3048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5AA27275" wp14:editId="250DDFC0">
                  <wp:extent cx="304800" cy="3048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702788B5" w14:textId="24BE5B32" w:rsidR="0060212B" w:rsidRDefault="0060212B" w:rsidP="0060212B">
            <w:r>
              <w:t xml:space="preserve">Go </w:t>
            </w:r>
            <w:r w:rsidRPr="00D905FF">
              <w:rPr>
                <w:b/>
                <w:bCs/>
              </w:rPr>
              <w:t>10</w:t>
            </w:r>
            <w:r>
              <w:t xml:space="preserve"> positions or frames </w:t>
            </w:r>
            <w:r w:rsidRPr="00D905FF">
              <w:rPr>
                <w:b/>
                <w:bCs/>
              </w:rPr>
              <w:t>backward/forward.</w:t>
            </w:r>
          </w:p>
        </w:tc>
      </w:tr>
      <w:tr w:rsidR="0060212B" w14:paraId="3BB2235C" w14:textId="77777777" w:rsidTr="00D905FF">
        <w:tc>
          <w:tcPr>
            <w:tcW w:w="1413" w:type="dxa"/>
            <w:vAlign w:val="center"/>
          </w:tcPr>
          <w:p w14:paraId="1F474800" w14:textId="6DD5833B" w:rsidR="0060212B" w:rsidRDefault="0060212B" w:rsidP="0060212B">
            <w:pPr>
              <w:jc w:val="center"/>
            </w:pPr>
            <w:r w:rsidRPr="0060212B">
              <w:rPr>
                <w:noProof/>
              </w:rPr>
              <w:drawing>
                <wp:inline distT="0" distB="0" distL="0" distR="0" wp14:anchorId="4233E03F" wp14:editId="6817B30A">
                  <wp:extent cx="306000" cy="3060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306000" cy="306000"/>
                          </a:xfrm>
                          <a:prstGeom prst="rect">
                            <a:avLst/>
                          </a:prstGeom>
                        </pic:spPr>
                      </pic:pic>
                    </a:graphicData>
                  </a:graphic>
                </wp:inline>
              </w:drawing>
            </w:r>
            <w:r>
              <w:t xml:space="preserve">  </w:t>
            </w:r>
            <w:r w:rsidRPr="0060212B">
              <w:rPr>
                <w:noProof/>
              </w:rPr>
              <w:drawing>
                <wp:inline distT="0" distB="0" distL="0" distR="0" wp14:anchorId="10234F59" wp14:editId="24E24282">
                  <wp:extent cx="306000" cy="3060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0CA1F149" w14:textId="58C8A713" w:rsidR="0060212B" w:rsidRDefault="0060212B" w:rsidP="0060212B">
            <w:r>
              <w:t xml:space="preserve">Use the same </w:t>
            </w:r>
            <w:r w:rsidRPr="00D905FF">
              <w:rPr>
                <w:b/>
                <w:bCs/>
              </w:rPr>
              <w:t>z-slice</w:t>
            </w:r>
            <w:r>
              <w:t xml:space="preserve"> from current frame to all past/future frames.</w:t>
            </w:r>
          </w:p>
        </w:tc>
      </w:tr>
      <w:tr w:rsidR="0060212B" w14:paraId="34DB63AE" w14:textId="77777777" w:rsidTr="00F57230">
        <w:tc>
          <w:tcPr>
            <w:tcW w:w="1413" w:type="dxa"/>
            <w:vAlign w:val="center"/>
          </w:tcPr>
          <w:p w14:paraId="3C034FD9" w14:textId="65ED9917" w:rsidR="0060212B" w:rsidRDefault="0060212B" w:rsidP="0060212B">
            <w:pPr>
              <w:jc w:val="center"/>
            </w:pPr>
            <w:r w:rsidRPr="0060212B">
              <w:rPr>
                <w:noProof/>
              </w:rPr>
              <w:drawing>
                <wp:inline distT="0" distB="0" distL="0" distR="0" wp14:anchorId="6716F520" wp14:editId="76C6AA6F">
                  <wp:extent cx="306000" cy="3060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661AFFFC" w14:textId="57EDCC6F" w:rsidR="0060212B" w:rsidRDefault="0060212B" w:rsidP="0060212B">
            <w:r>
              <w:t xml:space="preserve">Use </w:t>
            </w:r>
            <w:r w:rsidRPr="00D905FF">
              <w:rPr>
                <w:b/>
                <w:bCs/>
              </w:rPr>
              <w:t>linearly interpolated z-slices</w:t>
            </w:r>
            <w:r>
              <w:t xml:space="preserve"> from first frame to current frame.</w:t>
            </w:r>
          </w:p>
        </w:tc>
      </w:tr>
      <w:tr w:rsidR="00F57230" w14:paraId="3DB172A7" w14:textId="77777777" w:rsidTr="00F572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10" w:type="dxa"/>
            <w:gridSpan w:val="2"/>
            <w:tcBorders>
              <w:top w:val="nil"/>
              <w:left w:val="nil"/>
              <w:bottom w:val="nil"/>
              <w:right w:val="nil"/>
            </w:tcBorders>
          </w:tcPr>
          <w:p w14:paraId="4347148E" w14:textId="74A2920E" w:rsidR="00F57230" w:rsidRDefault="00F57230" w:rsidP="00474A17">
            <w:r w:rsidRPr="0060212B">
              <w:rPr>
                <w:noProof/>
              </w:rPr>
              <w:drawing>
                <wp:inline distT="0" distB="0" distL="0" distR="0" wp14:anchorId="1BCA0D7D" wp14:editId="31742531">
                  <wp:extent cx="1762371"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2371" cy="323895"/>
                          </a:xfrm>
                          <a:prstGeom prst="rect">
                            <a:avLst/>
                          </a:prstGeom>
                        </pic:spPr>
                      </pic:pic>
                    </a:graphicData>
                  </a:graphic>
                </wp:inline>
              </w:drawing>
            </w:r>
          </w:p>
        </w:tc>
        <w:tc>
          <w:tcPr>
            <w:tcW w:w="6912" w:type="dxa"/>
            <w:tcBorders>
              <w:top w:val="nil"/>
              <w:left w:val="nil"/>
              <w:bottom w:val="nil"/>
              <w:right w:val="nil"/>
            </w:tcBorders>
            <w:vAlign w:val="center"/>
          </w:tcPr>
          <w:p w14:paraId="18EC5624" w14:textId="4C64DAD4" w:rsidR="00F57230" w:rsidRDefault="00F57230" w:rsidP="00F57230">
            <w:r>
              <w:t xml:space="preserve">Select one of the </w:t>
            </w:r>
            <w:r w:rsidRPr="00F57230">
              <w:rPr>
                <w:b/>
                <w:bCs/>
              </w:rPr>
              <w:t>standard shapes</w:t>
            </w:r>
            <w:r>
              <w:t xml:space="preserve"> for the red ROI</w:t>
            </w:r>
            <w:r w:rsidR="007169F8">
              <w:t>.</w:t>
            </w:r>
          </w:p>
        </w:tc>
      </w:tr>
    </w:tbl>
    <w:p w14:paraId="7106C016" w14:textId="77777777" w:rsidR="00F57230" w:rsidRPr="00474A17" w:rsidRDefault="00F57230" w:rsidP="00474A17"/>
    <w:p w14:paraId="200F37B1" w14:textId="5F9BF0F6" w:rsidR="00332F36" w:rsidRDefault="006653E7" w:rsidP="00E52473">
      <w:pPr>
        <w:pStyle w:val="Heading1"/>
      </w:pPr>
      <w:r>
        <w:br w:type="page"/>
      </w:r>
      <w:r w:rsidR="00332F36">
        <w:lastRenderedPageBreak/>
        <w:t>Segmentation module</w:t>
      </w:r>
    </w:p>
    <w:p w14:paraId="1F9D060A" w14:textId="70A1354B" w:rsidR="00E52473" w:rsidRDefault="00E52473" w:rsidP="00332F36">
      <w:r>
        <w:t xml:space="preserve">The segmentation module is used for </w:t>
      </w:r>
      <w:r w:rsidRPr="00E52473">
        <w:rPr>
          <w:b/>
          <w:bCs/>
        </w:rPr>
        <w:t>automatically segmenting multiple experiments and multiple positions</w:t>
      </w:r>
      <w:r>
        <w:t xml:space="preserve"> in one session. </w:t>
      </w:r>
    </w:p>
    <w:p w14:paraId="73866E09" w14:textId="0F34A483" w:rsidR="00E52473" w:rsidRDefault="00E52473" w:rsidP="00E52473">
      <w:pPr>
        <w:spacing w:after="360"/>
      </w:pPr>
      <w:r>
        <w:t xml:space="preserve">To use the segmentation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71B1C79D" w14:textId="542BD37A" w:rsidR="00332F36" w:rsidRPr="00E52473" w:rsidRDefault="00E52473" w:rsidP="00332F36">
      <w:pPr>
        <w:rPr>
          <w:i/>
          <w:iCs/>
        </w:rPr>
      </w:pPr>
      <w:r>
        <w:rPr>
          <w:i/>
          <w:iCs/>
        </w:rPr>
        <w:t xml:space="preserve">NOTE: </w:t>
      </w:r>
      <w:r w:rsidRPr="00E52473">
        <w:rPr>
          <w:i/>
          <w:iCs/>
        </w:rPr>
        <w:t xml:space="preserve"> if you are just testing</w:t>
      </w:r>
      <w:r w:rsidR="007169F8">
        <w:rPr>
          <w:i/>
          <w:iCs/>
        </w:rPr>
        <w:t>,</w:t>
      </w:r>
      <w:r w:rsidRPr="00E52473">
        <w:rPr>
          <w:i/>
          <w:iCs/>
        </w:rPr>
        <w:t xml:space="preserve"> you can also segment in the main GUI. Use this module when you need to segment many experiments and/or many positions.</w:t>
      </w:r>
    </w:p>
    <w:p w14:paraId="181A1738" w14:textId="51739521" w:rsidR="00E52473" w:rsidRDefault="00E52473" w:rsidP="00E52473"/>
    <w:p w14:paraId="07024426" w14:textId="77777777" w:rsidR="00E52473" w:rsidRDefault="00E52473" w:rsidP="00E52473">
      <w:pPr>
        <w:pStyle w:val="Heading2"/>
      </w:pPr>
      <w:r>
        <w:t>Usage</w:t>
      </w:r>
    </w:p>
    <w:p w14:paraId="5A2CE2B6" w14:textId="692FA93D" w:rsidR="00E52473" w:rsidRDefault="007169F8" w:rsidP="00E52473">
      <w:r>
        <w:t>To use this module</w:t>
      </w:r>
      <w:r w:rsidR="00E52473">
        <w:t xml:space="preserve">, simply follow the </w:t>
      </w:r>
      <w:r w:rsidR="00E52473" w:rsidRPr="00E52473">
        <w:rPr>
          <w:b/>
          <w:bCs/>
        </w:rPr>
        <w:t>instructions</w:t>
      </w:r>
      <w:r w:rsidR="00E52473">
        <w:t xml:space="preserve"> in the </w:t>
      </w:r>
      <w:r w:rsidR="00E52473" w:rsidRPr="00E52473">
        <w:rPr>
          <w:b/>
          <w:bCs/>
        </w:rPr>
        <w:t>pop-up windows</w:t>
      </w:r>
      <w:r w:rsidR="00E52473">
        <w:t xml:space="preserve">. To </w:t>
      </w:r>
      <w:r w:rsidR="00E52473" w:rsidRPr="00E52473">
        <w:rPr>
          <w:b/>
          <w:bCs/>
        </w:rPr>
        <w:t>launch</w:t>
      </w:r>
      <w:r w:rsidR="00E52473">
        <w:t xml:space="preserve"> the </w:t>
      </w:r>
      <w:r w:rsidR="002949B1">
        <w:t>module,</w:t>
      </w:r>
      <w:r w:rsidR="007D5F9E">
        <w:t xml:space="preserve"> click on</w:t>
      </w:r>
      <w:r>
        <w:t xml:space="preserve"> the</w:t>
      </w:r>
      <w:r w:rsidR="00E52473">
        <w:t xml:space="preserve"> </w:t>
      </w:r>
      <w:r w:rsidR="002949B1">
        <w:t>“2. Launch segmentation module…”</w:t>
      </w:r>
      <w:r w:rsidR="006F4951">
        <w:t xml:space="preserve"> button on the main </w:t>
      </w:r>
      <w:commentRangeStart w:id="19"/>
      <w:r w:rsidR="006F4951">
        <w:t>launcher</w:t>
      </w:r>
      <w:commentRangeEnd w:id="19"/>
      <w:r>
        <w:rPr>
          <w:rStyle w:val="CommentReference"/>
        </w:rPr>
        <w:commentReference w:id="19"/>
      </w:r>
      <w:r w:rsidR="006F4951">
        <w:t>.</w:t>
      </w:r>
    </w:p>
    <w:p w14:paraId="470723E0" w14:textId="6E9818C2" w:rsidR="00E52473" w:rsidRDefault="00205092" w:rsidP="00205092">
      <w:pPr>
        <w:jc w:val="center"/>
      </w:pPr>
      <w:r>
        <w:rPr>
          <w:noProof/>
        </w:rPr>
        <mc:AlternateContent>
          <mc:Choice Requires="wps">
            <w:drawing>
              <wp:anchor distT="0" distB="0" distL="114300" distR="114300" simplePos="0" relativeHeight="251700224" behindDoc="0" locked="0" layoutInCell="1" allowOverlap="1" wp14:anchorId="5BFAC6A2" wp14:editId="12A42FDB">
                <wp:simplePos x="0" y="0"/>
                <wp:positionH relativeFrom="column">
                  <wp:posOffset>1516867</wp:posOffset>
                </wp:positionH>
                <wp:positionV relativeFrom="paragraph">
                  <wp:posOffset>1508553</wp:posOffset>
                </wp:positionV>
                <wp:extent cx="2928730" cy="571916"/>
                <wp:effectExtent l="0" t="0" r="24130" b="19050"/>
                <wp:wrapNone/>
                <wp:docPr id="51" name="Oval 51"/>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00CE0" id="Oval 51" o:spid="_x0000_s1026" style="position:absolute;margin-left:119.45pt;margin-top:118.8pt;width:230.6pt;height:4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" filled="f" strokecolor="red" strokeweight="1pt">
                <v:stroke joinstyle="miter"/>
              </v:oval>
            </w:pict>
          </mc:Fallback>
        </mc:AlternateContent>
      </w:r>
      <w:r w:rsidR="002949B1">
        <w:rPr>
          <w:noProof/>
        </w:rPr>
        <w:drawing>
          <wp:inline distT="0" distB="0" distL="0" distR="0" wp14:anchorId="68CFFB56" wp14:editId="0DE9F60D">
            <wp:extent cx="2520000" cy="2588444"/>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stretch>
                      <a:fillRect/>
                    </a:stretch>
                  </pic:blipFill>
                  <pic:spPr>
                    <a:xfrm>
                      <a:off x="0" y="0"/>
                      <a:ext cx="2520000" cy="2588444"/>
                    </a:xfrm>
                    <a:prstGeom prst="rect">
                      <a:avLst/>
                    </a:prstGeom>
                  </pic:spPr>
                </pic:pic>
              </a:graphicData>
            </a:graphic>
          </wp:inline>
        </w:drawing>
      </w:r>
    </w:p>
    <w:p w14:paraId="65A17CB1" w14:textId="77777777" w:rsidR="00EE49AD" w:rsidRDefault="00EE49AD">
      <w:pPr>
        <w:spacing w:line="259" w:lineRule="auto"/>
        <w:rPr>
          <w:rFonts w:asciiTheme="majorHAnsi" w:eastAsiaTheme="majorEastAsia" w:hAnsiTheme="majorHAnsi" w:cstheme="majorBidi"/>
          <w:b/>
          <w:sz w:val="32"/>
          <w:szCs w:val="32"/>
        </w:rPr>
      </w:pPr>
      <w:r>
        <w:br w:type="page"/>
      </w:r>
    </w:p>
    <w:p w14:paraId="2CBBD574" w14:textId="1C62C129" w:rsidR="00332F36" w:rsidRDefault="00EE49AD" w:rsidP="00EE49AD">
      <w:pPr>
        <w:pStyle w:val="Heading1"/>
      </w:pPr>
      <w:bookmarkStart w:id="20" w:name="_Main_GUI"/>
      <w:bookmarkEnd w:id="20"/>
      <w:r>
        <w:lastRenderedPageBreak/>
        <w:t>Main GUI</w:t>
      </w:r>
    </w:p>
    <w:p w14:paraId="1398F346" w14:textId="46D995AD" w:rsidR="00637E32" w:rsidRDefault="0006406A" w:rsidP="00637E32">
      <w:r>
        <w:t xml:space="preserve">The main GUI is the actual </w:t>
      </w:r>
      <w:r w:rsidRPr="0006406A">
        <w:rPr>
          <w:b/>
          <w:bCs/>
        </w:rPr>
        <w:t>core of Cell-ACDC</w:t>
      </w:r>
      <w:r>
        <w:t>. It serves multiple purposes:</w:t>
      </w:r>
    </w:p>
    <w:p w14:paraId="244FDE3F" w14:textId="1DAED348" w:rsidR="0006406A" w:rsidRPr="00F31F01" w:rsidRDefault="00F31F01" w:rsidP="001C559E">
      <w:pPr>
        <w:pStyle w:val="ListParagraph"/>
        <w:numPr>
          <w:ilvl w:val="0"/>
          <w:numId w:val="20"/>
        </w:numPr>
        <w:ind w:left="714" w:hanging="357"/>
        <w:contextualSpacing w:val="0"/>
        <w:rPr>
          <w:rStyle w:val="Emphasis"/>
          <w:i w:val="0"/>
          <w:iCs w:val="0"/>
        </w:rPr>
      </w:pPr>
      <w:r w:rsidRPr="00F31F01">
        <w:rPr>
          <w:rStyle w:val="Emphasis"/>
          <w:b/>
          <w:bCs/>
          <w:i w:val="0"/>
          <w:iCs w:val="0"/>
        </w:rPr>
        <w:t>Test</w:t>
      </w:r>
      <w:r w:rsidRPr="00F31F01">
        <w:rPr>
          <w:rStyle w:val="Emphasis"/>
          <w:i w:val="0"/>
          <w:iCs w:val="0"/>
        </w:rPr>
        <w:t xml:space="preserve"> which </w:t>
      </w:r>
      <w:r w:rsidRPr="00F31F01">
        <w:rPr>
          <w:rStyle w:val="Emphasis"/>
          <w:b/>
          <w:bCs/>
          <w:i w:val="0"/>
          <w:iCs w:val="0"/>
        </w:rPr>
        <w:t>segmentation method</w:t>
      </w:r>
      <w:r w:rsidRPr="00F31F01">
        <w:rPr>
          <w:rStyle w:val="Emphasis"/>
          <w:i w:val="0"/>
          <w:iCs w:val="0"/>
        </w:rPr>
        <w:t xml:space="preserve"> works best for you</w:t>
      </w:r>
      <w:r w:rsidR="00433352">
        <w:rPr>
          <w:rStyle w:val="Emphasis"/>
          <w:i w:val="0"/>
          <w:iCs w:val="0"/>
        </w:rPr>
        <w:t>r</w:t>
      </w:r>
      <w:r w:rsidRPr="00F31F01">
        <w:rPr>
          <w:rStyle w:val="Emphasis"/>
          <w:i w:val="0"/>
          <w:iCs w:val="0"/>
        </w:rPr>
        <w:t xml:space="preserve"> dataset</w:t>
      </w:r>
      <w:r w:rsidR="007169F8">
        <w:rPr>
          <w:rStyle w:val="Emphasis"/>
          <w:i w:val="0"/>
          <w:iCs w:val="0"/>
        </w:rPr>
        <w:t>.</w:t>
      </w:r>
    </w:p>
    <w:p w14:paraId="6FD0185D" w14:textId="56EC24B5" w:rsidR="0056765C" w:rsidRDefault="0056765C" w:rsidP="001C559E">
      <w:pPr>
        <w:pStyle w:val="ListParagraph"/>
        <w:numPr>
          <w:ilvl w:val="0"/>
          <w:numId w:val="20"/>
        </w:numPr>
        <w:ind w:left="714" w:hanging="357"/>
        <w:contextualSpacing w:val="0"/>
        <w:rPr>
          <w:rStyle w:val="Emphasis"/>
          <w:i w:val="0"/>
          <w:iCs w:val="0"/>
        </w:rPr>
      </w:pPr>
      <w:r w:rsidRPr="001C559E">
        <w:rPr>
          <w:rStyle w:val="Emphasis"/>
          <w:b/>
          <w:bCs/>
          <w:i w:val="0"/>
          <w:iCs w:val="0"/>
        </w:rPr>
        <w:t>Correct</w:t>
      </w:r>
      <w:r w:rsidRPr="0056765C">
        <w:rPr>
          <w:rStyle w:val="Emphasis"/>
          <w:i w:val="0"/>
          <w:iCs w:val="0"/>
        </w:rPr>
        <w:t xml:space="preserve"> segmentation</w:t>
      </w:r>
      <w:r>
        <w:rPr>
          <w:rStyle w:val="Emphasis"/>
          <w:i w:val="0"/>
          <w:iCs w:val="0"/>
        </w:rPr>
        <w:t xml:space="preserve"> and </w:t>
      </w:r>
      <w:r w:rsidRPr="0056765C">
        <w:rPr>
          <w:rStyle w:val="Emphasis"/>
          <w:i w:val="0"/>
          <w:iCs w:val="0"/>
        </w:rPr>
        <w:t>tracking error</w:t>
      </w:r>
      <w:r>
        <w:rPr>
          <w:rStyle w:val="Emphasis"/>
          <w:i w:val="0"/>
          <w:iCs w:val="0"/>
        </w:rPr>
        <w:t>s</w:t>
      </w:r>
      <w:r w:rsidR="007169F8">
        <w:rPr>
          <w:rStyle w:val="Emphasis"/>
          <w:i w:val="0"/>
          <w:iCs w:val="0"/>
        </w:rPr>
        <w:t>.</w:t>
      </w:r>
    </w:p>
    <w:p w14:paraId="3A85B1DF" w14:textId="3C4917E5" w:rsidR="001C559E" w:rsidRPr="001C559E" w:rsidRDefault="001C559E" w:rsidP="00F31F01">
      <w:pPr>
        <w:pStyle w:val="ListParagraph"/>
        <w:numPr>
          <w:ilvl w:val="0"/>
          <w:numId w:val="20"/>
        </w:numPr>
        <w:spacing w:after="240"/>
        <w:ind w:left="714" w:hanging="357"/>
        <w:contextualSpacing w:val="0"/>
        <w:rPr>
          <w:rStyle w:val="Emphasis"/>
          <w:i w:val="0"/>
          <w:iCs w:val="0"/>
        </w:rPr>
      </w:pPr>
      <w:r w:rsidRPr="001C559E">
        <w:rPr>
          <w:rStyle w:val="Emphasis"/>
          <w:i w:val="0"/>
          <w:iCs w:val="0"/>
        </w:rPr>
        <w:t xml:space="preserve">Cell cycle </w:t>
      </w:r>
      <w:r w:rsidRPr="001C559E">
        <w:rPr>
          <w:rStyle w:val="Emphasis"/>
          <w:b/>
          <w:bCs/>
          <w:i w:val="0"/>
          <w:iCs w:val="0"/>
        </w:rPr>
        <w:t>annotations</w:t>
      </w:r>
      <w:r w:rsidR="007169F8">
        <w:rPr>
          <w:rStyle w:val="Emphasis"/>
          <w:b/>
          <w:bCs/>
          <w:i w:val="0"/>
          <w:iCs w:val="0"/>
        </w:rPr>
        <w:t>.</w:t>
      </w:r>
    </w:p>
    <w:p w14:paraId="4340BCC2" w14:textId="45B26E67" w:rsidR="00400BFD" w:rsidRDefault="001C559E" w:rsidP="00400BFD">
      <w:pPr>
        <w:spacing w:after="360"/>
        <w:rPr>
          <w:lang w:val="en-GB"/>
        </w:rPr>
      </w:pPr>
      <w:r>
        <w:rPr>
          <w:rStyle w:val="Emphasis"/>
          <w:i w:val="0"/>
          <w:iCs w:val="0"/>
        </w:rPr>
        <w:t xml:space="preserve">As for all the other modules, </w:t>
      </w:r>
      <w:r w:rsidR="00EC21A3">
        <w:rPr>
          <w:rStyle w:val="Emphasis"/>
          <w:i w:val="0"/>
          <w:iCs w:val="0"/>
        </w:rPr>
        <w:t xml:space="preserve">you </w:t>
      </w:r>
      <w:r>
        <w:rPr>
          <w:lang w:val="en-GB"/>
        </w:rPr>
        <w:t xml:space="preserve">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EC21A3">
        <w:rPr>
          <w:lang w:val="en-GB"/>
        </w:rPr>
        <w:t xml:space="preserve"> or videos</w:t>
      </w:r>
      <w:r>
        <w:rPr>
          <w:lang w:val="en-GB"/>
        </w:rPr>
        <w:t xml:space="preserve">. </w:t>
      </w:r>
    </w:p>
    <w:p w14:paraId="2F05E447" w14:textId="77777777" w:rsidR="005E39BD" w:rsidRPr="00F6224A" w:rsidRDefault="005E39BD" w:rsidP="005E39BD">
      <w:pPr>
        <w:pStyle w:val="Heading2"/>
      </w:pPr>
      <w:r w:rsidRPr="00F6224A">
        <w:t>Loading data</w:t>
      </w:r>
    </w:p>
    <w:p w14:paraId="1013493E" w14:textId="35C01092" w:rsidR="005E39BD" w:rsidRDefault="005E39BD" w:rsidP="004F0EFB">
      <w:pPr>
        <w:pStyle w:val="ListParagraph"/>
        <w:numPr>
          <w:ilvl w:val="0"/>
          <w:numId w:val="26"/>
        </w:numPr>
        <w:contextualSpacing w:val="0"/>
      </w:pPr>
      <w:r w:rsidRPr="00C80A37">
        <w:rPr>
          <w:b/>
          <w:bCs/>
        </w:rPr>
        <w:t>Launch</w:t>
      </w:r>
      <w:r>
        <w:t xml:space="preserve"> the GUI module</w:t>
      </w:r>
      <w:r w:rsidR="00AA4F51">
        <w:t xml:space="preserve"> by</w:t>
      </w:r>
      <w:r>
        <w:t xml:space="preserve"> click</w:t>
      </w:r>
      <w:r w:rsidR="00AA4F51">
        <w:t>ing</w:t>
      </w:r>
      <w:r>
        <w:t xml:space="preserve"> on the </w:t>
      </w:r>
      <w:r>
        <w:rPr>
          <w:rStyle w:val="Code"/>
          <w:rFonts w:asciiTheme="minorHAnsi" w:hAnsiTheme="minorHAnsi" w:cstheme="minorHAnsi"/>
          <w:sz w:val="22"/>
        </w:rPr>
        <w:t xml:space="preserve"> </w:t>
      </w:r>
      <w:r w:rsidR="004F0EFB">
        <w:rPr>
          <w:rStyle w:val="Code"/>
          <w:rFonts w:asciiTheme="minorHAnsi" w:hAnsiTheme="minorHAnsi" w:cstheme="minorHAnsi"/>
          <w:sz w:val="22"/>
        </w:rPr>
        <w:t>3</w:t>
      </w:r>
      <w:r w:rsidRPr="005E39BD">
        <w:rPr>
          <w:rStyle w:val="Code"/>
          <w:rFonts w:asciiTheme="minorHAnsi" w:hAnsiTheme="minorHAnsi" w:cstheme="minorHAnsi"/>
          <w:sz w:val="22"/>
        </w:rPr>
        <w:t xml:space="preserve">. Launch </w:t>
      </w:r>
      <w:r w:rsidR="004F0EFB">
        <w:rPr>
          <w:rStyle w:val="Code"/>
          <w:rFonts w:asciiTheme="minorHAnsi" w:hAnsiTheme="minorHAnsi" w:cstheme="minorHAnsi"/>
          <w:sz w:val="22"/>
        </w:rPr>
        <w:t>GUI</w:t>
      </w:r>
      <w:r w:rsidRPr="005E39BD">
        <w:rPr>
          <w:rStyle w:val="Code"/>
          <w:rFonts w:asciiTheme="minorHAnsi" w:hAnsiTheme="minorHAnsi" w:cstheme="minorHAnsi"/>
          <w:sz w:val="22"/>
        </w:rPr>
        <w:t>…</w:t>
      </w:r>
      <w:r>
        <w:rPr>
          <w:rStyle w:val="Code"/>
          <w:rFonts w:asciiTheme="minorHAnsi" w:hAnsiTheme="minorHAnsi" w:cstheme="minorHAnsi"/>
          <w:sz w:val="22"/>
        </w:rPr>
        <w:t xml:space="preserve"> </w:t>
      </w:r>
      <w:r>
        <w:t xml:space="preserve"> button on the main launcher.</w:t>
      </w:r>
    </w:p>
    <w:p w14:paraId="3B828B27" w14:textId="5B269025" w:rsidR="004F0EFB" w:rsidRDefault="004F0EFB" w:rsidP="004F0EFB">
      <w:pPr>
        <w:pStyle w:val="ListParagraph"/>
        <w:numPr>
          <w:ilvl w:val="0"/>
          <w:numId w:val="26"/>
        </w:numPr>
        <w:contextualSpacing w:val="0"/>
      </w:pPr>
      <w:r>
        <w:t>Depending on the data structure</w:t>
      </w:r>
      <w:r w:rsidR="007169F8">
        <w:t>,</w:t>
      </w:r>
      <w:r>
        <w:t xml:space="preserve"> do one of the following actions:</w:t>
      </w:r>
    </w:p>
    <w:p w14:paraId="4EED9402" w14:textId="75CEF584" w:rsidR="005E39BD" w:rsidRDefault="004F0EFB" w:rsidP="004F0EFB">
      <w:pPr>
        <w:pStyle w:val="ListParagraph"/>
        <w:numPr>
          <w:ilvl w:val="1"/>
          <w:numId w:val="26"/>
        </w:numPr>
        <w:spacing w:after="80"/>
        <w:ind w:left="1434" w:hanging="357"/>
        <w:contextualSpacing w:val="0"/>
      </w:pPr>
      <w:r>
        <w:t xml:space="preserve">If you already created the </w:t>
      </w:r>
      <w:r w:rsidRPr="00F8731A">
        <w:rPr>
          <w:b/>
          <w:bCs/>
        </w:rPr>
        <w:t>data structure</w:t>
      </w:r>
      <w:r>
        <w:t xml:space="preserve"> following </w:t>
      </w:r>
      <w:r w:rsidR="00F8731A">
        <w:t xml:space="preserve">the </w:t>
      </w:r>
      <w:r>
        <w:t xml:space="preserve">instructions in </w:t>
      </w:r>
      <w:hyperlink w:anchor="_Load_microscopy_file" w:history="1">
        <w:r w:rsidRPr="00F8731A">
          <w:rPr>
            <w:rStyle w:val="Hyperlink"/>
          </w:rPr>
          <w:t>this</w:t>
        </w:r>
      </w:hyperlink>
      <w:r>
        <w:t xml:space="preserve"> section (recommended) then click on the Open Folder button.</w:t>
      </w:r>
      <w:r w:rsidR="005E39BD">
        <w:t xml:space="preserve"> </w:t>
      </w:r>
    </w:p>
    <w:p w14:paraId="0B53EB52" w14:textId="20416FB5" w:rsidR="005E39BD" w:rsidRDefault="005E39BD" w:rsidP="004F0EFB">
      <w:pPr>
        <w:pStyle w:val="ListParagraph"/>
        <w:ind w:left="1440"/>
        <w:contextualSpacing w:val="0"/>
      </w:pPr>
      <w:r>
        <w:rPr>
          <w:noProof/>
        </w:rPr>
        <mc:AlternateContent>
          <mc:Choice Requires="wps">
            <w:drawing>
              <wp:anchor distT="0" distB="0" distL="114300" distR="114300" simplePos="0" relativeHeight="251703296" behindDoc="0" locked="0" layoutInCell="1" allowOverlap="1" wp14:anchorId="60903A75" wp14:editId="67576EC5">
                <wp:simplePos x="0" y="0"/>
                <wp:positionH relativeFrom="column">
                  <wp:posOffset>909852</wp:posOffset>
                </wp:positionH>
                <wp:positionV relativeFrom="paragraph">
                  <wp:posOffset>239395</wp:posOffset>
                </wp:positionV>
                <wp:extent cx="345690" cy="316260"/>
                <wp:effectExtent l="19050" t="19050" r="16510" b="26670"/>
                <wp:wrapNone/>
                <wp:docPr id="60" name="Oval 60"/>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4A6E9" id="Oval 60" o:spid="_x0000_s1026" style="position:absolute;margin-left:71.65pt;margin-top:18.85pt;width:27.2pt;height:2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1UmgIAAI4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" filled="f" strokecolor="red" strokeweight="2.25pt">
                <v:stroke joinstyle="miter"/>
              </v:oval>
            </w:pict>
          </mc:Fallback>
        </mc:AlternateContent>
      </w:r>
      <w:r w:rsidRPr="005E39BD">
        <w:rPr>
          <w:noProof/>
        </w:rPr>
        <w:drawing>
          <wp:inline distT="0" distB="0" distL="0" distR="0" wp14:anchorId="3A92C47F" wp14:editId="08D1EFC6">
            <wp:extent cx="1952898" cy="609685"/>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8"/>
                    <a:stretch>
                      <a:fillRect/>
                    </a:stretch>
                  </pic:blipFill>
                  <pic:spPr>
                    <a:xfrm>
                      <a:off x="0" y="0"/>
                      <a:ext cx="1952898" cy="609685"/>
                    </a:xfrm>
                    <a:prstGeom prst="rect">
                      <a:avLst/>
                    </a:prstGeom>
                  </pic:spPr>
                </pic:pic>
              </a:graphicData>
            </a:graphic>
          </wp:inline>
        </w:drawing>
      </w:r>
    </w:p>
    <w:p w14:paraId="09673B10" w14:textId="10C028C3" w:rsidR="004F0EFB" w:rsidRDefault="004F0EFB" w:rsidP="007B610C">
      <w:pPr>
        <w:pStyle w:val="ListParagraph"/>
        <w:numPr>
          <w:ilvl w:val="0"/>
          <w:numId w:val="28"/>
        </w:numPr>
        <w:spacing w:after="80"/>
        <w:ind w:hanging="357"/>
        <w:contextualSpacing w:val="0"/>
      </w:pPr>
      <w:r>
        <w:t>If you have a single image (.</w:t>
      </w:r>
      <w:proofErr w:type="spellStart"/>
      <w:r>
        <w:t>tif</w:t>
      </w:r>
      <w:proofErr w:type="spellEnd"/>
      <w:r>
        <w:t>, .</w:t>
      </w:r>
      <w:proofErr w:type="spellStart"/>
      <w:r>
        <w:t>png</w:t>
      </w:r>
      <w:proofErr w:type="spellEnd"/>
      <w:r>
        <w:t>, .jpg, etc.) or video (.mov, .</w:t>
      </w:r>
      <w:proofErr w:type="spellStart"/>
      <w:r>
        <w:t>avi</w:t>
      </w:r>
      <w:proofErr w:type="spellEnd"/>
      <w:r>
        <w:t xml:space="preserve">) go to </w:t>
      </w:r>
      <w:r w:rsidRPr="004F0EFB">
        <w:rPr>
          <w:rStyle w:val="Code"/>
          <w:rFonts w:asciiTheme="minorHAnsi" w:hAnsiTheme="minorHAnsi" w:cstheme="minorHAnsi"/>
          <w:sz w:val="22"/>
        </w:rPr>
        <w:t xml:space="preserve">File </w:t>
      </w:r>
      <w:r w:rsidRPr="004F0EFB">
        <w:rPr>
          <w:rStyle w:val="Code"/>
          <w:rFonts w:asciiTheme="minorHAnsi" w:hAnsiTheme="minorHAnsi" w:cstheme="minorHAnsi"/>
          <w:sz w:val="22"/>
        </w:rPr>
        <w:sym w:font="Wingdings" w:char="F0E0"/>
      </w:r>
      <w:r w:rsidRPr="004F0EFB">
        <w:rPr>
          <w:rStyle w:val="Code"/>
          <w:rFonts w:asciiTheme="minorHAnsi" w:hAnsiTheme="minorHAnsi" w:cstheme="minorHAnsi"/>
          <w:sz w:val="22"/>
        </w:rPr>
        <w:t xml:space="preserve"> Open image/video </w:t>
      </w:r>
      <w:commentRangeStart w:id="21"/>
      <w:r w:rsidRPr="004F0EFB">
        <w:rPr>
          <w:rStyle w:val="Code"/>
          <w:rFonts w:asciiTheme="minorHAnsi" w:hAnsiTheme="minorHAnsi" w:cstheme="minorHAnsi"/>
          <w:sz w:val="22"/>
        </w:rPr>
        <w:t>file</w:t>
      </w:r>
      <w:commentRangeEnd w:id="21"/>
      <w:r w:rsidR="007169F8">
        <w:rPr>
          <w:rStyle w:val="CommentReference"/>
        </w:rPr>
        <w:commentReference w:id="21"/>
      </w:r>
      <w:r w:rsidRPr="004F0EFB">
        <w:rPr>
          <w:rStyle w:val="Code"/>
          <w:rFonts w:asciiTheme="minorHAnsi" w:hAnsiTheme="minorHAnsi" w:cstheme="minorHAnsi"/>
          <w:sz w:val="22"/>
        </w:rPr>
        <w:t>…</w:t>
      </w:r>
      <w:r>
        <w:rPr>
          <w:rStyle w:val="Code"/>
          <w:rFonts w:asciiTheme="minorHAnsi" w:hAnsiTheme="minorHAnsi" w:cstheme="minorHAnsi"/>
          <w:sz w:val="22"/>
        </w:rPr>
        <w:t xml:space="preserve"> </w:t>
      </w:r>
    </w:p>
    <w:p w14:paraId="284B598E" w14:textId="5D1C7074" w:rsidR="004F0EFB" w:rsidRDefault="004F0EFB" w:rsidP="004F0EFB">
      <w:pPr>
        <w:pStyle w:val="ListParagraph"/>
        <w:spacing w:after="240"/>
        <w:ind w:left="1446"/>
        <w:contextualSpacing w:val="0"/>
      </w:pPr>
      <w:r>
        <w:rPr>
          <w:noProof/>
        </w:rPr>
        <w:drawing>
          <wp:inline distT="0" distB="0" distL="0" distR="0" wp14:anchorId="7944B025" wp14:editId="48852D95">
            <wp:extent cx="2520000" cy="1105838"/>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rotWithShape="1">
                    <a:blip r:embed="rId59"/>
                    <a:srcRect r="88468" b="82009"/>
                    <a:stretch/>
                  </pic:blipFill>
                  <pic:spPr bwMode="auto">
                    <a:xfrm>
                      <a:off x="0" y="0"/>
                      <a:ext cx="2520000" cy="1105838"/>
                    </a:xfrm>
                    <a:prstGeom prst="rect">
                      <a:avLst/>
                    </a:prstGeom>
                    <a:ln>
                      <a:noFill/>
                    </a:ln>
                    <a:extLst>
                      <a:ext uri="{53640926-AAD7-44D8-BBD7-CCE9431645EC}">
                        <a14:shadowObscured xmlns:a14="http://schemas.microsoft.com/office/drawing/2010/main"/>
                      </a:ext>
                    </a:extLst>
                  </pic:spPr>
                </pic:pic>
              </a:graphicData>
            </a:graphic>
          </wp:inline>
        </w:drawing>
      </w:r>
    </w:p>
    <w:p w14:paraId="2D774D0E" w14:textId="647C66AB" w:rsidR="005E39BD" w:rsidRDefault="005E39BD" w:rsidP="004F0EFB">
      <w:pPr>
        <w:pStyle w:val="ListParagraph"/>
        <w:numPr>
          <w:ilvl w:val="0"/>
          <w:numId w:val="26"/>
        </w:numPr>
        <w:ind w:left="714" w:hanging="357"/>
        <w:contextualSpacing w:val="0"/>
      </w:pPr>
      <w:r>
        <w:t>Select a specific</w:t>
      </w:r>
      <w:r w:rsidR="00F8731A">
        <w:t xml:space="preserve"> file, a</w:t>
      </w:r>
      <w:r>
        <w:t xml:space="preserve"> Position folder</w:t>
      </w:r>
      <w:r w:rsidR="007169F8">
        <w:t>,</w:t>
      </w:r>
      <w:r>
        <w:t xml:space="preserve"> or the entire experiment folder. </w:t>
      </w:r>
    </w:p>
    <w:p w14:paraId="2E4BDA63" w14:textId="265D8FF1" w:rsidR="005E39BD" w:rsidRDefault="005E39BD" w:rsidP="004F0EFB">
      <w:pPr>
        <w:pStyle w:val="ListParagraph"/>
        <w:numPr>
          <w:ilvl w:val="0"/>
          <w:numId w:val="26"/>
        </w:numPr>
        <w:contextualSpacing w:val="0"/>
        <w:rPr>
          <w:b/>
          <w:bCs/>
        </w:rPr>
      </w:pPr>
      <w:r>
        <w:t xml:space="preserve">Follow the instructions in the pop-up windows. Make sure to enter the </w:t>
      </w:r>
      <w:r w:rsidRPr="00C80A37">
        <w:rPr>
          <w:b/>
          <w:bCs/>
        </w:rPr>
        <w:t>correct metadata.</w:t>
      </w:r>
    </w:p>
    <w:p w14:paraId="45E51668" w14:textId="18B9D4AF" w:rsidR="005E39BD" w:rsidRPr="00AA4F51" w:rsidRDefault="00F8731A" w:rsidP="00AA4F51">
      <w:pPr>
        <w:spacing w:after="360"/>
        <w:ind w:left="357"/>
        <w:rPr>
          <w:i/>
          <w:iCs/>
        </w:rPr>
      </w:pPr>
      <w:r w:rsidRPr="00AA4F51">
        <w:rPr>
          <w:i/>
          <w:iCs/>
        </w:rPr>
        <w:t xml:space="preserve">NOTE: if you load a </w:t>
      </w:r>
      <w:r w:rsidRPr="00AA4F51">
        <w:rPr>
          <w:b/>
          <w:bCs/>
          <w:i/>
          <w:iCs/>
        </w:rPr>
        <w:t>single image</w:t>
      </w:r>
      <w:r w:rsidRPr="00AA4F51">
        <w:rPr>
          <w:i/>
          <w:iCs/>
        </w:rPr>
        <w:t xml:space="preserve"> or </w:t>
      </w:r>
      <w:r w:rsidRPr="00AA4F51">
        <w:rPr>
          <w:b/>
          <w:bCs/>
          <w:i/>
          <w:iCs/>
        </w:rPr>
        <w:t>video</w:t>
      </w:r>
      <w:r w:rsidRPr="00AA4F51">
        <w:rPr>
          <w:i/>
          <w:iCs/>
        </w:rPr>
        <w:t xml:space="preserve"> file </w:t>
      </w:r>
      <w:r w:rsidRPr="00AA4F51">
        <w:rPr>
          <w:b/>
          <w:bCs/>
          <w:i/>
          <w:iCs/>
        </w:rPr>
        <w:t>without the required data structure</w:t>
      </w:r>
      <w:r w:rsidR="007169F8">
        <w:rPr>
          <w:b/>
          <w:bCs/>
          <w:i/>
          <w:iCs/>
        </w:rPr>
        <w:t>,</w:t>
      </w:r>
      <w:r w:rsidRPr="00AA4F51">
        <w:rPr>
          <w:i/>
          <w:iCs/>
        </w:rPr>
        <w:t xml:space="preserve"> the Cell-ACDC output will be saved in a sub-folder called</w:t>
      </w:r>
      <w:r w:rsidR="00AA4F51">
        <w:rPr>
          <w:i/>
          <w:iCs/>
        </w:rPr>
        <w:t xml:space="preserve"> </w:t>
      </w:r>
      <w:r w:rsidRPr="00AA4F51">
        <w:rPr>
          <w:rStyle w:val="Code"/>
          <w:b/>
          <w:bCs/>
          <w:sz w:val="20"/>
          <w:szCs w:val="24"/>
        </w:rPr>
        <w:t>&lt;timestamp&gt;_</w:t>
      </w:r>
      <w:proofErr w:type="spellStart"/>
      <w:r w:rsidRPr="00AA4F51">
        <w:rPr>
          <w:rStyle w:val="Code"/>
          <w:b/>
          <w:bCs/>
          <w:sz w:val="20"/>
          <w:szCs w:val="24"/>
        </w:rPr>
        <w:t>acdc_output</w:t>
      </w:r>
      <w:proofErr w:type="spellEnd"/>
    </w:p>
    <w:p w14:paraId="7C24C4C2" w14:textId="77777777" w:rsidR="008B327C" w:rsidRDefault="008B327C">
      <w:pPr>
        <w:spacing w:line="259" w:lineRule="auto"/>
        <w:rPr>
          <w:rFonts w:asciiTheme="majorHAnsi" w:eastAsiaTheme="majorEastAsia" w:hAnsiTheme="majorHAnsi" w:cstheme="majorBidi"/>
          <w:b/>
          <w:sz w:val="26"/>
          <w:szCs w:val="26"/>
          <w:lang w:val="en-GB"/>
        </w:rPr>
      </w:pPr>
      <w:r>
        <w:rPr>
          <w:lang w:val="en-GB"/>
        </w:rPr>
        <w:br w:type="page"/>
      </w:r>
    </w:p>
    <w:p w14:paraId="4EC00EC7" w14:textId="0C38DA8B" w:rsidR="00400BFD" w:rsidRDefault="00400BFD" w:rsidP="00400BFD">
      <w:pPr>
        <w:pStyle w:val="Heading2"/>
        <w:rPr>
          <w:lang w:val="en-GB"/>
        </w:rPr>
      </w:pPr>
      <w:r>
        <w:rPr>
          <w:lang w:val="en-GB"/>
        </w:rPr>
        <w:lastRenderedPageBreak/>
        <w:t>Usage with time-lapse data</w:t>
      </w:r>
    </w:p>
    <w:p w14:paraId="05F06D93" w14:textId="090F8C85" w:rsidR="00400BFD" w:rsidRDefault="00400BFD" w:rsidP="00400BFD">
      <w:pPr>
        <w:spacing w:after="120"/>
      </w:pPr>
      <w:r>
        <w:t xml:space="preserve">For </w:t>
      </w:r>
      <w:r w:rsidRPr="00400BFD">
        <w:rPr>
          <w:b/>
          <w:bCs/>
        </w:rPr>
        <w:t>time-lapse data</w:t>
      </w:r>
      <w:r>
        <w:t xml:space="preserve">, </w:t>
      </w:r>
      <w:r w:rsidR="00392889">
        <w:t xml:space="preserve">you can load one position (one video) at </w:t>
      </w:r>
      <w:r w:rsidR="00470A9E">
        <w:t xml:space="preserve">a </w:t>
      </w:r>
      <w:r w:rsidR="00392889">
        <w:t xml:space="preserve">time. With this data, </w:t>
      </w:r>
      <w:r>
        <w:t xml:space="preserve">the GUI has </w:t>
      </w:r>
      <w:r w:rsidRPr="00400BFD">
        <w:rPr>
          <w:b/>
          <w:bCs/>
        </w:rPr>
        <w:t>three modes</w:t>
      </w:r>
      <w:r>
        <w:t xml:space="preserve"> that can be toggled from the selector on the toolbar:</w:t>
      </w:r>
    </w:p>
    <w:p w14:paraId="73A85E4A" w14:textId="17F39AE6"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V</w:t>
      </w:r>
      <w:r w:rsidRPr="00A67CA0">
        <w:rPr>
          <w:rStyle w:val="Code"/>
          <w:rFonts w:asciiTheme="minorHAnsi" w:hAnsiTheme="minorHAnsi" w:cstheme="minorHAnsi"/>
          <w:sz w:val="22"/>
        </w:rPr>
        <w:t>iewer</w:t>
      </w:r>
      <w:r>
        <w:rPr>
          <w:rStyle w:val="Code"/>
          <w:rFonts w:asciiTheme="minorHAnsi" w:hAnsiTheme="minorHAnsi" w:cstheme="minorHAnsi"/>
          <w:sz w:val="22"/>
        </w:rPr>
        <w:t xml:space="preserve"> </w:t>
      </w:r>
      <w:r>
        <w:t xml:space="preserve"> mode (default mode, used only for visualisation)</w:t>
      </w:r>
      <w:r w:rsidR="00470A9E">
        <w:t>.</w:t>
      </w:r>
    </w:p>
    <w:p w14:paraId="1D363E70" w14:textId="778A19CE"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C</w:t>
      </w:r>
      <w:r w:rsidRPr="00A67CA0">
        <w:rPr>
          <w:rStyle w:val="Code"/>
          <w:rFonts w:asciiTheme="minorHAnsi" w:hAnsiTheme="minorHAnsi" w:cstheme="minorHAnsi"/>
          <w:sz w:val="22"/>
        </w:rPr>
        <w:t>ell cycle analysis</w:t>
      </w:r>
      <w:r>
        <w:rPr>
          <w:rStyle w:val="Code"/>
          <w:rFonts w:asciiTheme="minorHAnsi" w:hAnsiTheme="minorHAnsi" w:cstheme="minorHAnsi"/>
          <w:sz w:val="22"/>
        </w:rPr>
        <w:t xml:space="preserve"> </w:t>
      </w:r>
      <w:r>
        <w:t xml:space="preserve"> mode</w:t>
      </w:r>
      <w:r w:rsidR="00470A9E">
        <w:t>.</w:t>
      </w:r>
    </w:p>
    <w:p w14:paraId="45060469" w14:textId="080CF325" w:rsidR="00400BFD" w:rsidRDefault="00400BFD" w:rsidP="00400BFD">
      <w:pPr>
        <w:pStyle w:val="ListParagraph"/>
        <w:numPr>
          <w:ilvl w:val="0"/>
          <w:numId w:val="25"/>
        </w:numPr>
        <w:spacing w:after="240"/>
        <w:contextualSpacing w:val="0"/>
      </w:pPr>
      <w:r>
        <w:rPr>
          <w:rStyle w:val="Code"/>
          <w:rFonts w:asciiTheme="minorHAnsi" w:hAnsiTheme="minorHAnsi" w:cstheme="minorHAnsi"/>
          <w:sz w:val="22"/>
        </w:rPr>
        <w:t xml:space="preserve"> S</w:t>
      </w:r>
      <w:r w:rsidRPr="00A67CA0">
        <w:rPr>
          <w:rStyle w:val="Code"/>
          <w:rFonts w:asciiTheme="minorHAnsi" w:hAnsiTheme="minorHAnsi" w:cstheme="minorHAnsi"/>
          <w:sz w:val="22"/>
        </w:rPr>
        <w:t>egmentation and tracking</w:t>
      </w:r>
      <w:r>
        <w:rPr>
          <w:rStyle w:val="Code"/>
          <w:rFonts w:asciiTheme="minorHAnsi" w:hAnsiTheme="minorHAnsi" w:cstheme="minorHAnsi"/>
          <w:sz w:val="22"/>
        </w:rPr>
        <w:t xml:space="preserve"> </w:t>
      </w:r>
      <w:r>
        <w:t xml:space="preserve"> mode</w:t>
      </w:r>
      <w:r w:rsidR="00470A9E">
        <w:t>.</w:t>
      </w:r>
    </w:p>
    <w:p w14:paraId="023CF9ED" w14:textId="64EC2D53" w:rsidR="00400BFD" w:rsidRDefault="00400BFD" w:rsidP="00400BFD">
      <w:r w:rsidRPr="00400BFD">
        <w:rPr>
          <w:lang w:val="en-GB"/>
        </w:rPr>
        <w:t xml:space="preserve">The </w:t>
      </w:r>
      <w:r w:rsidRPr="00400BFD">
        <w:rPr>
          <w:b/>
          <w:bCs/>
          <w:lang w:val="en-GB"/>
        </w:rPr>
        <w:t>main idea</w:t>
      </w:r>
      <w:r w:rsidRPr="00400BFD">
        <w:rPr>
          <w:lang w:val="en-GB"/>
        </w:rPr>
        <w:t xml:space="preserve"> </w:t>
      </w:r>
      <w:r>
        <w:rPr>
          <w:lang w:val="en-GB"/>
        </w:rPr>
        <w:t>is</w:t>
      </w:r>
      <w:r w:rsidRPr="00400BFD">
        <w:rPr>
          <w:lang w:val="en-GB"/>
        </w:rPr>
        <w:t xml:space="preserve"> that when you visit a frame for the first time, some automatic functions are triggered: </w:t>
      </w:r>
      <w:r w:rsidRPr="00400BFD">
        <w:rPr>
          <w:b/>
          <w:bCs/>
          <w:lang w:val="en-GB"/>
        </w:rPr>
        <w:t>tracking</w:t>
      </w:r>
      <w:r w:rsidRPr="00400BFD">
        <w:rPr>
          <w:lang w:val="en-GB"/>
        </w:rPr>
        <w:t xml:space="preserve"> in </w:t>
      </w:r>
      <w:r w:rsidRPr="00400BFD">
        <w:rPr>
          <w:rStyle w:val="Code"/>
          <w:rFonts w:asciiTheme="minorHAnsi" w:hAnsiTheme="minorHAnsi" w:cstheme="minorHAnsi"/>
          <w:sz w:val="22"/>
        </w:rPr>
        <w:t xml:space="preserve">Segmentation and tracking </w:t>
      </w:r>
      <w:r>
        <w:t xml:space="preserve"> mode, </w:t>
      </w:r>
      <w:r w:rsidRPr="00400BFD">
        <w:rPr>
          <w:b/>
          <w:bCs/>
        </w:rPr>
        <w:t>mother-bud pairing</w:t>
      </w:r>
      <w:r>
        <w:t xml:space="preserve"> in </w:t>
      </w:r>
      <w:r w:rsidRPr="00400BFD">
        <w:rPr>
          <w:rStyle w:val="Code"/>
          <w:rFonts w:asciiTheme="minorHAnsi" w:hAnsiTheme="minorHAnsi" w:cstheme="minorHAnsi"/>
          <w:sz w:val="22"/>
        </w:rPr>
        <w:t xml:space="preserve">Cell cycle analysis </w:t>
      </w:r>
      <w:r>
        <w:t xml:space="preserve"> mode.</w:t>
      </w:r>
    </w:p>
    <w:p w14:paraId="37B50047" w14:textId="77777777" w:rsidR="00AE59A4" w:rsidRDefault="00400BFD" w:rsidP="00400BFD">
      <w:pPr>
        <w:spacing w:after="120"/>
      </w:pPr>
      <w:r>
        <w:t xml:space="preserve">These functions are </w:t>
      </w:r>
      <w:r w:rsidRPr="00400BFD">
        <w:rPr>
          <w:b/>
          <w:bCs/>
        </w:rPr>
        <w:t>not triggered</w:t>
      </w:r>
      <w:r>
        <w:t xml:space="preserve"> when you visualize a frame that you </w:t>
      </w:r>
      <w:r w:rsidRPr="00400BFD">
        <w:rPr>
          <w:b/>
          <w:bCs/>
        </w:rPr>
        <w:t>already visited before</w:t>
      </w:r>
      <w:r>
        <w:t xml:space="preserve">. You can always call any function manually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r w:rsidR="008B327C">
        <w:t xml:space="preserve"> </w:t>
      </w:r>
    </w:p>
    <w:p w14:paraId="4BEAA527" w14:textId="5A1D78ED" w:rsidR="00A11A4F" w:rsidRDefault="008B327C" w:rsidP="00400BFD">
      <w:pPr>
        <w:spacing w:after="120"/>
      </w:pPr>
      <w:r>
        <w:t xml:space="preserve">Give a </w:t>
      </w:r>
      <w:r w:rsidRPr="008B327C">
        <w:rPr>
          <w:b/>
          <w:bCs/>
        </w:rPr>
        <w:t>quick read</w:t>
      </w:r>
      <w:r>
        <w:t xml:space="preserve"> to </w:t>
      </w:r>
      <w:r w:rsidRPr="008B327C">
        <w:rPr>
          <w:color w:val="2E74B5" w:themeColor="accent5" w:themeShade="BF"/>
          <w:u w:val="single"/>
        </w:rPr>
        <w:fldChar w:fldCharType="begin"/>
      </w:r>
      <w:r w:rsidRPr="008B327C">
        <w:rPr>
          <w:color w:val="2E74B5" w:themeColor="accent5" w:themeShade="BF"/>
          <w:u w:val="single"/>
        </w:rPr>
        <w:instrText xml:space="preserve"> REF _Ref82791894 \h </w:instrText>
      </w:r>
      <w:r w:rsidRPr="008B327C">
        <w:rPr>
          <w:color w:val="2E74B5" w:themeColor="accent5" w:themeShade="BF"/>
          <w:u w:val="single"/>
        </w:rPr>
      </w:r>
      <w:r w:rsidRPr="008B327C">
        <w:rPr>
          <w:color w:val="2E74B5" w:themeColor="accent5" w:themeShade="BF"/>
          <w:u w:val="single"/>
        </w:rPr>
        <w:fldChar w:fldCharType="separate"/>
      </w:r>
      <w:r w:rsidRPr="008B327C">
        <w:rPr>
          <w:rStyle w:val="Emphasis"/>
          <w:i w:val="0"/>
          <w:iCs w:val="0"/>
          <w:color w:val="2E74B5" w:themeColor="accent5" w:themeShade="BF"/>
          <w:u w:val="single"/>
        </w:rPr>
        <w:t>Tips and tricks</w:t>
      </w:r>
      <w:r w:rsidRPr="008B327C">
        <w:rPr>
          <w:color w:val="2E74B5" w:themeColor="accent5" w:themeShade="BF"/>
          <w:u w:val="single"/>
        </w:rPr>
        <w:fldChar w:fldCharType="end"/>
      </w:r>
      <w:r>
        <w:t xml:space="preserve"> and then </w:t>
      </w:r>
      <w:r w:rsidRPr="008B327C">
        <w:rPr>
          <w:b/>
          <w:bCs/>
        </w:rPr>
        <w:t>start using the GUI</w:t>
      </w:r>
      <w:r>
        <w:t xml:space="preserve">. </w:t>
      </w:r>
    </w:p>
    <w:p w14:paraId="59BC3856" w14:textId="4F7A0E42" w:rsidR="00400BFD" w:rsidRDefault="008B327C" w:rsidP="00DC24F6">
      <w:pPr>
        <w:spacing w:after="840"/>
      </w:pPr>
      <w:r>
        <w:t xml:space="preserve">If you are unsure about the function of any item in the GUI,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p>
    <w:p w14:paraId="6697E2A9" w14:textId="67D0FCFB" w:rsidR="00642345" w:rsidRDefault="00642345" w:rsidP="00642345">
      <w:pPr>
        <w:pStyle w:val="Heading2"/>
        <w:rPr>
          <w:lang w:val="en-GB"/>
        </w:rPr>
      </w:pPr>
      <w:r>
        <w:rPr>
          <w:lang w:val="en-GB"/>
        </w:rPr>
        <w:t>Usage with snapshot data (no time-lapse)</w:t>
      </w:r>
    </w:p>
    <w:p w14:paraId="57861ED2" w14:textId="389DDD02" w:rsidR="00642345" w:rsidRDefault="008E2394" w:rsidP="00642345">
      <w:pPr>
        <w:rPr>
          <w:lang w:val="en-GB"/>
        </w:rPr>
      </w:pPr>
      <w:r>
        <w:rPr>
          <w:lang w:val="en-GB"/>
        </w:rPr>
        <w:t xml:space="preserve">For </w:t>
      </w:r>
      <w:r w:rsidRPr="002B417B">
        <w:rPr>
          <w:b/>
          <w:bCs/>
          <w:lang w:val="en-GB"/>
        </w:rPr>
        <w:t>snapshot data</w:t>
      </w:r>
      <w:r>
        <w:rPr>
          <w:lang w:val="en-GB"/>
        </w:rPr>
        <w:t xml:space="preserve">, you can load </w:t>
      </w:r>
      <w:r w:rsidRPr="002B417B">
        <w:rPr>
          <w:b/>
          <w:bCs/>
          <w:lang w:val="en-GB"/>
        </w:rPr>
        <w:t>multiple positions</w:t>
      </w:r>
      <w:r>
        <w:rPr>
          <w:lang w:val="en-GB"/>
        </w:rPr>
        <w:t xml:space="preserve"> at the same time. When prompted, simply click on multiple </w:t>
      </w:r>
      <w:r w:rsidR="002B417B">
        <w:rPr>
          <w:lang w:val="en-GB"/>
        </w:rPr>
        <w:t>selection</w:t>
      </w:r>
      <w:r w:rsidR="00196815">
        <w:rPr>
          <w:lang w:val="en-GB"/>
        </w:rPr>
        <w:t xml:space="preserve"> button</w:t>
      </w:r>
      <w:r w:rsidR="002B417B">
        <w:rPr>
          <w:lang w:val="en-GB"/>
        </w:rPr>
        <w:t>,</w:t>
      </w:r>
      <w:r>
        <w:rPr>
          <w:lang w:val="en-GB"/>
        </w:rPr>
        <w:t xml:space="preserve"> and </w:t>
      </w:r>
      <w:r w:rsidR="00196815">
        <w:rPr>
          <w:lang w:val="en-GB"/>
        </w:rPr>
        <w:t xml:space="preserve">then </w:t>
      </w:r>
      <w:r>
        <w:rPr>
          <w:lang w:val="en-GB"/>
        </w:rPr>
        <w:t xml:space="preserve">select the positions with </w:t>
      </w:r>
      <w:proofErr w:type="spellStart"/>
      <w:r w:rsidRPr="008E2394">
        <w:rPr>
          <w:rStyle w:val="Code"/>
        </w:rPr>
        <w:t>Ctrl+</w:t>
      </w:r>
      <w:r w:rsidRPr="008E2394">
        <w:rPr>
          <w:rStyle w:val="Code"/>
          <w:i/>
          <w:iCs/>
        </w:rPr>
        <w:t>click</w:t>
      </w:r>
      <w:proofErr w:type="spellEnd"/>
      <w:r>
        <w:rPr>
          <w:lang w:val="en-GB"/>
        </w:rPr>
        <w:t xml:space="preserve"> for selecting specific positions, or </w:t>
      </w:r>
      <w:proofErr w:type="spellStart"/>
      <w:r w:rsidRPr="008E2394">
        <w:rPr>
          <w:rStyle w:val="Code"/>
        </w:rPr>
        <w:t>Shift+</w:t>
      </w:r>
      <w:r w:rsidRPr="008E2394">
        <w:rPr>
          <w:rStyle w:val="Code"/>
          <w:i/>
          <w:iCs/>
        </w:rPr>
        <w:t>click</w:t>
      </w:r>
      <w:proofErr w:type="spellEnd"/>
      <w:r>
        <w:rPr>
          <w:lang w:val="en-GB"/>
        </w:rPr>
        <w:t xml:space="preserve"> to select a range, or </w:t>
      </w:r>
      <w:proofErr w:type="spellStart"/>
      <w:r w:rsidRPr="008E2394">
        <w:rPr>
          <w:rStyle w:val="Code"/>
        </w:rPr>
        <w:t>Ctrl+A</w:t>
      </w:r>
      <w:proofErr w:type="spellEnd"/>
      <w:r>
        <w:rPr>
          <w:lang w:val="en-GB"/>
        </w:rPr>
        <w:t xml:space="preserve"> to select all.</w:t>
      </w:r>
      <w:r w:rsidR="00196815" w:rsidRPr="00196815">
        <w:rPr>
          <w:noProof/>
        </w:rPr>
        <w:t xml:space="preserve"> </w:t>
      </w:r>
    </w:p>
    <w:p w14:paraId="66E05C32" w14:textId="7B9B6148" w:rsidR="002B417B" w:rsidRDefault="00196815" w:rsidP="00392889">
      <w:pPr>
        <w:spacing w:after="360"/>
        <w:rPr>
          <w:lang w:val="en-GB"/>
        </w:rPr>
      </w:pPr>
      <w:r>
        <w:rPr>
          <w:noProof/>
        </w:rPr>
        <mc:AlternateContent>
          <mc:Choice Requires="wps">
            <w:drawing>
              <wp:anchor distT="0" distB="0" distL="114300" distR="114300" simplePos="0" relativeHeight="251705344" behindDoc="0" locked="0" layoutInCell="1" allowOverlap="1" wp14:anchorId="254C4132" wp14:editId="5C5BF60C">
                <wp:simplePos x="0" y="0"/>
                <wp:positionH relativeFrom="column">
                  <wp:posOffset>2158035</wp:posOffset>
                </wp:positionH>
                <wp:positionV relativeFrom="paragraph">
                  <wp:posOffset>616585</wp:posOffset>
                </wp:positionV>
                <wp:extent cx="1322782" cy="401117"/>
                <wp:effectExtent l="19050" t="19050" r="10795" b="18415"/>
                <wp:wrapNone/>
                <wp:docPr id="193" name="Oval 193"/>
                <wp:cNvGraphicFramePr/>
                <a:graphic xmlns:a="http://schemas.openxmlformats.org/drawingml/2006/main">
                  <a:graphicData uri="http://schemas.microsoft.com/office/word/2010/wordprocessingShape">
                    <wps:wsp>
                      <wps:cNvSpPr/>
                      <wps:spPr>
                        <a:xfrm>
                          <a:off x="0" y="0"/>
                          <a:ext cx="1322782" cy="4011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C62AF" id="Oval 193" o:spid="_x0000_s1026" style="position:absolute;margin-left:169.9pt;margin-top:48.55pt;width:104.15pt;height:3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" filled="f" strokecolor="red" strokeweight="2.25pt">
                <v:stroke joinstyle="miter"/>
              </v:oval>
            </w:pict>
          </mc:Fallback>
        </mc:AlternateContent>
      </w:r>
      <w:r>
        <w:rPr>
          <w:noProof/>
        </w:rPr>
        <w:drawing>
          <wp:inline distT="0" distB="0" distL="0" distR="0" wp14:anchorId="1A055E75" wp14:editId="0BAF0CDA">
            <wp:extent cx="3600000" cy="999566"/>
            <wp:effectExtent l="0" t="0" r="635" b="0"/>
            <wp:docPr id="192" name="Picture 1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 email&#10;&#10;Description automatically generated"/>
                    <pic:cNvPicPr/>
                  </pic:nvPicPr>
                  <pic:blipFill>
                    <a:blip r:embed="rId60"/>
                    <a:stretch>
                      <a:fillRect/>
                    </a:stretch>
                  </pic:blipFill>
                  <pic:spPr>
                    <a:xfrm>
                      <a:off x="0" y="0"/>
                      <a:ext cx="3600000" cy="999566"/>
                    </a:xfrm>
                    <a:prstGeom prst="rect">
                      <a:avLst/>
                    </a:prstGeom>
                  </pic:spPr>
                </pic:pic>
              </a:graphicData>
            </a:graphic>
          </wp:inline>
        </w:drawing>
      </w:r>
    </w:p>
    <w:p w14:paraId="12F008B6" w14:textId="348E8489" w:rsidR="00BB6654" w:rsidRDefault="00BB6654" w:rsidP="00642345">
      <w:pPr>
        <w:rPr>
          <w:lang w:val="en-GB"/>
        </w:rPr>
      </w:pPr>
      <w:r>
        <w:rPr>
          <w:lang w:val="en-GB"/>
        </w:rPr>
        <w:t xml:space="preserve">Once loaded, you can </w:t>
      </w:r>
      <w:r w:rsidRPr="00BB6654">
        <w:rPr>
          <w:b/>
          <w:bCs/>
          <w:lang w:val="en-GB"/>
        </w:rPr>
        <w:t>navigate</w:t>
      </w:r>
      <w:r>
        <w:rPr>
          <w:lang w:val="en-GB"/>
        </w:rPr>
        <w:t xml:space="preserve"> through positions with </w:t>
      </w:r>
      <w:r w:rsidRPr="00BB6654">
        <w:rPr>
          <w:b/>
          <w:bCs/>
          <w:lang w:val="en-GB"/>
        </w:rPr>
        <w:t>left and right arrow</w:t>
      </w:r>
      <w:r>
        <w:rPr>
          <w:lang w:val="en-GB"/>
        </w:rPr>
        <w:t xml:space="preserve"> or with the Position </w:t>
      </w:r>
      <w:r w:rsidRPr="00BB6654">
        <w:rPr>
          <w:b/>
          <w:bCs/>
          <w:lang w:val="en-GB"/>
        </w:rPr>
        <w:t>scrollbar</w:t>
      </w:r>
      <w:r>
        <w:rPr>
          <w:lang w:val="en-GB"/>
        </w:rPr>
        <w:t xml:space="preserve"> below the left image.</w:t>
      </w:r>
    </w:p>
    <w:p w14:paraId="20E658A0" w14:textId="77777777" w:rsidR="00312220" w:rsidRDefault="00312220" w:rsidP="00312220">
      <w:pPr>
        <w:spacing w:after="120"/>
      </w:pPr>
      <w:r>
        <w:t xml:space="preserve">Give a </w:t>
      </w:r>
      <w:r w:rsidRPr="008B327C">
        <w:rPr>
          <w:b/>
          <w:bCs/>
        </w:rPr>
        <w:t>quick read</w:t>
      </w:r>
      <w:r>
        <w:t xml:space="preserve"> to </w:t>
      </w:r>
      <w:r w:rsidRPr="008B327C">
        <w:rPr>
          <w:color w:val="2E74B5" w:themeColor="accent5" w:themeShade="BF"/>
          <w:u w:val="single"/>
        </w:rPr>
        <w:fldChar w:fldCharType="begin"/>
      </w:r>
      <w:r w:rsidRPr="008B327C">
        <w:rPr>
          <w:color w:val="2E74B5" w:themeColor="accent5" w:themeShade="BF"/>
          <w:u w:val="single"/>
        </w:rPr>
        <w:instrText xml:space="preserve"> REF _Ref82791894 \h </w:instrText>
      </w:r>
      <w:r w:rsidRPr="008B327C">
        <w:rPr>
          <w:color w:val="2E74B5" w:themeColor="accent5" w:themeShade="BF"/>
          <w:u w:val="single"/>
        </w:rPr>
      </w:r>
      <w:r w:rsidRPr="008B327C">
        <w:rPr>
          <w:color w:val="2E74B5" w:themeColor="accent5" w:themeShade="BF"/>
          <w:u w:val="single"/>
        </w:rPr>
        <w:fldChar w:fldCharType="separate"/>
      </w:r>
      <w:r w:rsidRPr="008B327C">
        <w:rPr>
          <w:rStyle w:val="Emphasis"/>
          <w:i w:val="0"/>
          <w:iCs w:val="0"/>
          <w:color w:val="2E74B5" w:themeColor="accent5" w:themeShade="BF"/>
          <w:u w:val="single"/>
        </w:rPr>
        <w:t>Tips and tricks</w:t>
      </w:r>
      <w:r w:rsidRPr="008B327C">
        <w:rPr>
          <w:color w:val="2E74B5" w:themeColor="accent5" w:themeShade="BF"/>
          <w:u w:val="single"/>
        </w:rPr>
        <w:fldChar w:fldCharType="end"/>
      </w:r>
      <w:r>
        <w:t xml:space="preserve"> and then </w:t>
      </w:r>
      <w:r w:rsidRPr="008B327C">
        <w:rPr>
          <w:b/>
          <w:bCs/>
        </w:rPr>
        <w:t>start using the GUI</w:t>
      </w:r>
      <w:r>
        <w:t xml:space="preserve">. </w:t>
      </w:r>
    </w:p>
    <w:p w14:paraId="3FE2C020" w14:textId="77777777" w:rsidR="00312220" w:rsidRDefault="00312220" w:rsidP="00312220">
      <w:pPr>
        <w:spacing w:after="360"/>
      </w:pPr>
      <w:r>
        <w:t xml:space="preserve">If you are unsure about the function of any item in the GUI,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p>
    <w:p w14:paraId="2B81D00F" w14:textId="77777777" w:rsidR="00882E7C" w:rsidRDefault="00882E7C">
      <w:pPr>
        <w:spacing w:line="259" w:lineRule="auto"/>
        <w:rPr>
          <w:rStyle w:val="Emphasis"/>
          <w:rFonts w:asciiTheme="majorHAnsi" w:eastAsiaTheme="majorEastAsia" w:hAnsiTheme="majorHAnsi" w:cstheme="majorBidi"/>
          <w:b/>
          <w:i w:val="0"/>
          <w:iCs w:val="0"/>
          <w:sz w:val="26"/>
          <w:szCs w:val="26"/>
        </w:rPr>
      </w:pPr>
      <w:bookmarkStart w:id="22" w:name="_Ref82791894"/>
      <w:r>
        <w:rPr>
          <w:rStyle w:val="Emphasis"/>
          <w:i w:val="0"/>
          <w:iCs w:val="0"/>
        </w:rPr>
        <w:br w:type="page"/>
      </w:r>
    </w:p>
    <w:p w14:paraId="7BAB0B0D" w14:textId="0F4D8206" w:rsidR="00601298" w:rsidRDefault="00601298" w:rsidP="00601298">
      <w:pPr>
        <w:pStyle w:val="Heading2"/>
        <w:rPr>
          <w:rStyle w:val="Emphasis"/>
          <w:i w:val="0"/>
          <w:iCs w:val="0"/>
        </w:rPr>
      </w:pPr>
      <w:r>
        <w:rPr>
          <w:rStyle w:val="Emphasis"/>
          <w:i w:val="0"/>
          <w:iCs w:val="0"/>
        </w:rPr>
        <w:lastRenderedPageBreak/>
        <w:t>Tips and tricks</w:t>
      </w:r>
      <w:bookmarkEnd w:id="22"/>
    </w:p>
    <w:p w14:paraId="55F124B0" w14:textId="4B238558" w:rsidR="00326EDE" w:rsidRDefault="005360D4" w:rsidP="005360D4">
      <w:pPr>
        <w:pStyle w:val="ListParagraph"/>
        <w:numPr>
          <w:ilvl w:val="0"/>
          <w:numId w:val="21"/>
        </w:numPr>
        <w:spacing w:after="120"/>
        <w:ind w:left="714" w:hanging="357"/>
        <w:contextualSpacing w:val="0"/>
      </w:pPr>
      <w:r>
        <w:t xml:space="preserve">Most of the </w:t>
      </w:r>
      <w:r w:rsidRPr="005360D4">
        <w:rPr>
          <w:b/>
          <w:bCs/>
        </w:rPr>
        <w:t>functions</w:t>
      </w:r>
      <w:r>
        <w:t xml:space="preserve"> are available from the </w:t>
      </w:r>
      <w:r w:rsidRPr="005360D4">
        <w:rPr>
          <w:b/>
          <w:bCs/>
        </w:rPr>
        <w:t>toolbar</w:t>
      </w:r>
      <w:r>
        <w:t xml:space="preserve"> on the top of the window:</w:t>
      </w:r>
    </w:p>
    <w:p w14:paraId="62B88A4F" w14:textId="04D42D27" w:rsidR="005360D4" w:rsidRDefault="005360D4" w:rsidP="005360D4">
      <w:pPr>
        <w:pStyle w:val="ListParagraph"/>
        <w:spacing w:after="240"/>
        <w:contextualSpacing w:val="0"/>
      </w:pPr>
      <w:r>
        <w:rPr>
          <w:noProof/>
        </w:rPr>
        <w:drawing>
          <wp:inline distT="0" distB="0" distL="0" distR="0" wp14:anchorId="5483E1D3" wp14:editId="39EA5490">
            <wp:extent cx="5400000" cy="4269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00" cy="426971"/>
                    </a:xfrm>
                    <a:prstGeom prst="rect">
                      <a:avLst/>
                    </a:prstGeom>
                    <a:noFill/>
                    <a:ln>
                      <a:noFill/>
                    </a:ln>
                  </pic:spPr>
                </pic:pic>
              </a:graphicData>
            </a:graphic>
          </wp:inline>
        </w:drawing>
      </w:r>
    </w:p>
    <w:p w14:paraId="5AD4D701" w14:textId="1E1E9B45" w:rsidR="005360D4" w:rsidRDefault="005360D4" w:rsidP="005360D4">
      <w:pPr>
        <w:pStyle w:val="ListParagraph"/>
        <w:numPr>
          <w:ilvl w:val="0"/>
          <w:numId w:val="21"/>
        </w:numPr>
        <w:spacing w:after="120"/>
        <w:ind w:left="714" w:hanging="357"/>
        <w:contextualSpacing w:val="0"/>
      </w:pPr>
      <w:r>
        <w:t xml:space="preserve">Activate the function with a </w:t>
      </w:r>
      <w:proofErr w:type="spellStart"/>
      <w:r w:rsidRPr="00E93586">
        <w:rPr>
          <w:b/>
          <w:bCs/>
          <w:i/>
          <w:iCs/>
        </w:rPr>
        <w:t>SINGLE-click</w:t>
      </w:r>
      <w:proofErr w:type="spellEnd"/>
      <w:r>
        <w:t xml:space="preserve"> on the button</w:t>
      </w:r>
    </w:p>
    <w:p w14:paraId="173768FB" w14:textId="3672657B" w:rsidR="005360D4" w:rsidRDefault="005360D4" w:rsidP="005360D4">
      <w:pPr>
        <w:pStyle w:val="ListParagraph"/>
        <w:numPr>
          <w:ilvl w:val="0"/>
          <w:numId w:val="21"/>
        </w:numPr>
        <w:spacing w:after="120"/>
        <w:ind w:left="714" w:hanging="357"/>
        <w:contextualSpacing w:val="0"/>
      </w:pPr>
      <w:r>
        <w:t xml:space="preserve">When you </w:t>
      </w:r>
      <w:r w:rsidRPr="005360D4">
        <w:rPr>
          <w:b/>
          <w:bCs/>
        </w:rPr>
        <w:t>hover a button</w:t>
      </w:r>
      <w:r>
        <w:t xml:space="preserve"> with the mouse cursor you get a </w:t>
      </w:r>
      <w:r w:rsidRPr="005360D4">
        <w:rPr>
          <w:b/>
          <w:bCs/>
        </w:rPr>
        <w:t>tool tip</w:t>
      </w:r>
      <w:r>
        <w:t xml:space="preserve"> on how to use that function:</w:t>
      </w:r>
    </w:p>
    <w:p w14:paraId="082BA0F3" w14:textId="27217B09" w:rsidR="005360D4" w:rsidRDefault="005360D4" w:rsidP="00A67CA0">
      <w:pPr>
        <w:pStyle w:val="ListParagraph"/>
        <w:spacing w:after="240"/>
        <w:contextualSpacing w:val="0"/>
      </w:pPr>
      <w:r>
        <w:rPr>
          <w:noProof/>
        </w:rPr>
        <w:drawing>
          <wp:inline distT="0" distB="0" distL="0" distR="0" wp14:anchorId="292AE6E0" wp14:editId="4107DE3F">
            <wp:extent cx="3600000" cy="106746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067462"/>
                    </a:xfrm>
                    <a:prstGeom prst="rect">
                      <a:avLst/>
                    </a:prstGeom>
                    <a:noFill/>
                    <a:ln>
                      <a:noFill/>
                    </a:ln>
                  </pic:spPr>
                </pic:pic>
              </a:graphicData>
            </a:graphic>
          </wp:inline>
        </w:drawing>
      </w:r>
    </w:p>
    <w:p w14:paraId="4A79DE10" w14:textId="667BF977" w:rsidR="005360D4" w:rsidRDefault="005360D4" w:rsidP="005360D4">
      <w:pPr>
        <w:pStyle w:val="ListParagraph"/>
        <w:numPr>
          <w:ilvl w:val="0"/>
          <w:numId w:val="23"/>
        </w:numPr>
        <w:spacing w:after="120"/>
        <w:ind w:left="714" w:hanging="357"/>
        <w:contextualSpacing w:val="0"/>
      </w:pPr>
      <w:r>
        <w:t xml:space="preserve">The </w:t>
      </w:r>
      <w:r w:rsidRPr="005360D4">
        <w:rPr>
          <w:b/>
          <w:bCs/>
        </w:rPr>
        <w:t>tool tip</w:t>
      </w:r>
      <w:r>
        <w:t xml:space="preserve"> will tell you whether you need </w:t>
      </w:r>
      <w:r w:rsidRPr="00E93586">
        <w:rPr>
          <w:b/>
          <w:bCs/>
          <w:i/>
          <w:iCs/>
        </w:rPr>
        <w:t>RIGHT-click</w:t>
      </w:r>
      <w:r>
        <w:t xml:space="preserve"> or </w:t>
      </w:r>
      <w:r w:rsidRPr="00E93586">
        <w:rPr>
          <w:b/>
          <w:bCs/>
          <w:i/>
          <w:iCs/>
        </w:rPr>
        <w:t>LEFT-click</w:t>
      </w:r>
      <w:r>
        <w:t xml:space="preserve"> for that function</w:t>
      </w:r>
    </w:p>
    <w:p w14:paraId="3D1E2738" w14:textId="2D3326BA" w:rsidR="005360D4" w:rsidRDefault="005360D4" w:rsidP="005360D4">
      <w:pPr>
        <w:pStyle w:val="ListParagraph"/>
        <w:numPr>
          <w:ilvl w:val="0"/>
          <w:numId w:val="23"/>
        </w:numPr>
        <w:spacing w:after="120"/>
        <w:ind w:left="714" w:hanging="357"/>
        <w:contextualSpacing w:val="0"/>
      </w:pPr>
      <w:r>
        <w:t xml:space="preserve">Functions </w:t>
      </w:r>
      <w:r w:rsidRPr="00E93586">
        <w:rPr>
          <w:b/>
          <w:bCs/>
        </w:rPr>
        <w:t>NOT</w:t>
      </w:r>
      <w:r>
        <w:t xml:space="preserve"> present on the </w:t>
      </w:r>
      <w:r w:rsidRPr="00E93586">
        <w:rPr>
          <w:b/>
          <w:bCs/>
        </w:rPr>
        <w:t>toolbar</w:t>
      </w:r>
      <w:r>
        <w:t>:</w:t>
      </w:r>
    </w:p>
    <w:p w14:paraId="1E616E03" w14:textId="49EEAC87" w:rsidR="005360D4" w:rsidRPr="00E93586" w:rsidRDefault="005360D4" w:rsidP="00E93586">
      <w:pPr>
        <w:pStyle w:val="ListParagraph"/>
        <w:numPr>
          <w:ilvl w:val="1"/>
          <w:numId w:val="23"/>
        </w:numPr>
        <w:spacing w:after="80"/>
        <w:ind w:left="1434" w:hanging="357"/>
        <w:contextualSpacing w:val="0"/>
      </w:pPr>
      <w:r w:rsidRPr="00E93586">
        <w:rPr>
          <w:i/>
          <w:iCs/>
        </w:rPr>
        <w:t>Middle-click</w:t>
      </w:r>
      <w:r w:rsidRPr="00E93586">
        <w:t xml:space="preserve"> (scrolling wheel) </w:t>
      </w:r>
      <w:r w:rsidRPr="00E93586">
        <w:sym w:font="Wingdings" w:char="F0E0"/>
      </w:r>
      <w:r w:rsidRPr="00E93586">
        <w:t xml:space="preserve"> delete the segmented object you click on</w:t>
      </w:r>
    </w:p>
    <w:p w14:paraId="4B460AFE" w14:textId="1D6C7EF4" w:rsidR="005360D4" w:rsidRDefault="00E93586" w:rsidP="005360D4">
      <w:pPr>
        <w:pStyle w:val="ListParagraph"/>
        <w:numPr>
          <w:ilvl w:val="1"/>
          <w:numId w:val="23"/>
        </w:numPr>
        <w:spacing w:after="120"/>
        <w:contextualSpacing w:val="0"/>
      </w:pPr>
      <w:r>
        <w:rPr>
          <w:rStyle w:val="Code"/>
          <w:sz w:val="24"/>
          <w:szCs w:val="32"/>
        </w:rPr>
        <w:t xml:space="preserve"> </w:t>
      </w:r>
      <w:r w:rsidRPr="00E93586">
        <w:rPr>
          <w:rStyle w:val="Code"/>
          <w:sz w:val="24"/>
          <w:szCs w:val="32"/>
        </w:rPr>
        <w:t>H</w:t>
      </w:r>
      <w:r>
        <w:rPr>
          <w:rStyle w:val="Code"/>
          <w:sz w:val="24"/>
          <w:szCs w:val="32"/>
        </w:rPr>
        <w:t xml:space="preserve"> </w:t>
      </w:r>
      <w:r w:rsidRPr="00E93586">
        <w:t xml:space="preserve"> key </w:t>
      </w:r>
      <w:r>
        <w:sym w:font="Wingdings" w:char="F0E0"/>
      </w:r>
      <w:r>
        <w:t xml:space="preserve"> automatic zoom on the segmented objects</w:t>
      </w:r>
    </w:p>
    <w:p w14:paraId="6A6BBBDA" w14:textId="063A7969" w:rsidR="00E93586" w:rsidRDefault="00E93586" w:rsidP="005360D4">
      <w:pPr>
        <w:pStyle w:val="ListParagraph"/>
        <w:numPr>
          <w:ilvl w:val="1"/>
          <w:numId w:val="23"/>
        </w:numPr>
        <w:spacing w:after="120"/>
        <w:contextualSpacing w:val="0"/>
      </w:pPr>
      <w:r>
        <w:rPr>
          <w:rStyle w:val="Code"/>
          <w:sz w:val="24"/>
          <w:szCs w:val="24"/>
        </w:rPr>
        <w:t xml:space="preserve"> </w:t>
      </w:r>
      <w:proofErr w:type="spellStart"/>
      <w:r w:rsidRPr="00E93586">
        <w:rPr>
          <w:rStyle w:val="Code"/>
          <w:sz w:val="24"/>
          <w:szCs w:val="24"/>
        </w:rPr>
        <w:t>Ctrl+P</w:t>
      </w:r>
      <w:proofErr w:type="spellEnd"/>
      <w:r>
        <w:rPr>
          <w:rStyle w:val="Code"/>
          <w:sz w:val="24"/>
          <w:szCs w:val="24"/>
        </w:rPr>
        <w:t xml:space="preserve"> </w:t>
      </w:r>
      <w:r>
        <w:t xml:space="preserve"> </w:t>
      </w:r>
      <w:r>
        <w:sym w:font="Wingdings" w:char="F0E0"/>
      </w:r>
      <w:r>
        <w:t xml:space="preserve"> visualize cell cycle annotations in a table</w:t>
      </w:r>
    </w:p>
    <w:p w14:paraId="5E9FE82B" w14:textId="3E68355A" w:rsidR="00E93586" w:rsidRDefault="00E93586" w:rsidP="00A67CA0">
      <w:pPr>
        <w:pStyle w:val="ListParagraph"/>
        <w:numPr>
          <w:ilvl w:val="1"/>
          <w:numId w:val="23"/>
        </w:numPr>
        <w:spacing w:after="240"/>
        <w:ind w:left="1434" w:hanging="357"/>
        <w:contextualSpacing w:val="0"/>
      </w:pPr>
      <w:r>
        <w:rPr>
          <w:rStyle w:val="Code"/>
          <w:sz w:val="24"/>
          <w:szCs w:val="24"/>
        </w:rPr>
        <w:t xml:space="preserve"> </w:t>
      </w:r>
      <w:r w:rsidRPr="00E93586">
        <w:rPr>
          <w:rStyle w:val="Code"/>
          <w:sz w:val="24"/>
          <w:szCs w:val="24"/>
        </w:rPr>
        <w:t>L</w:t>
      </w:r>
      <w:r>
        <w:rPr>
          <w:rStyle w:val="Code"/>
          <w:sz w:val="24"/>
          <w:szCs w:val="24"/>
        </w:rPr>
        <w:t xml:space="preserve"> </w:t>
      </w:r>
      <w:r>
        <w:t xml:space="preserve"> key </w:t>
      </w:r>
      <w:r>
        <w:sym w:font="Wingdings" w:char="F0E0"/>
      </w:r>
      <w:r>
        <w:t xml:space="preserve"> relabel object IDs sequentially (1,2,</w:t>
      </w:r>
      <w:r w:rsidR="00A67CA0">
        <w:t>3...</w:t>
      </w:r>
      <w:r>
        <w:t>etc)</w:t>
      </w:r>
    </w:p>
    <w:p w14:paraId="3ED38ACC" w14:textId="36A678AF" w:rsidR="00A67CA0" w:rsidRDefault="00A67CA0" w:rsidP="00A67CA0">
      <w:pPr>
        <w:pStyle w:val="ListParagraph"/>
        <w:numPr>
          <w:ilvl w:val="0"/>
          <w:numId w:val="23"/>
        </w:numPr>
        <w:ind w:left="714" w:hanging="357"/>
        <w:contextualSpacing w:val="0"/>
      </w:pPr>
      <w:r>
        <w:t xml:space="preserve">To </w:t>
      </w:r>
      <w:r w:rsidRPr="00A67CA0">
        <w:rPr>
          <w:b/>
          <w:bCs/>
        </w:rPr>
        <w:t>test</w:t>
      </w:r>
      <w:r>
        <w:t xml:space="preserve"> the available </w:t>
      </w:r>
      <w:r w:rsidRPr="00A67CA0">
        <w:rPr>
          <w:b/>
          <w:bCs/>
        </w:rPr>
        <w:t>segmentation</w:t>
      </w:r>
      <w:r>
        <w:t xml:space="preserve"> </w:t>
      </w:r>
      <w:r w:rsidRPr="00A67CA0">
        <w:rPr>
          <w:b/>
          <w:bCs/>
        </w:rPr>
        <w:t>models,</w:t>
      </w:r>
      <w:r>
        <w:t xml:space="preserve"> use the </w:t>
      </w:r>
      <w:r>
        <w:rPr>
          <w:rStyle w:val="Code"/>
          <w:rFonts w:asciiTheme="minorHAnsi" w:hAnsiTheme="minorHAnsi" w:cstheme="minorHAnsi"/>
          <w:sz w:val="22"/>
        </w:rPr>
        <w:t xml:space="preserve"> </w:t>
      </w:r>
      <w:r w:rsidRPr="00A67CA0">
        <w:rPr>
          <w:rStyle w:val="Code"/>
          <w:rFonts w:asciiTheme="minorHAnsi" w:hAnsiTheme="minorHAnsi" w:cstheme="minorHAnsi"/>
          <w:sz w:val="22"/>
          <w:u w:val="single"/>
        </w:rPr>
        <w:t>S</w:t>
      </w:r>
      <w:r w:rsidRPr="00A67CA0">
        <w:rPr>
          <w:rStyle w:val="Code"/>
          <w:rFonts w:asciiTheme="minorHAnsi" w:hAnsiTheme="minorHAnsi" w:cstheme="minorHAnsi"/>
          <w:sz w:val="22"/>
        </w:rPr>
        <w:t>egment</w:t>
      </w:r>
      <w:r>
        <w:rPr>
          <w:rStyle w:val="Code"/>
          <w:rFonts w:asciiTheme="minorHAnsi" w:hAnsiTheme="minorHAnsi" w:cstheme="minorHAnsi"/>
          <w:sz w:val="22"/>
        </w:rPr>
        <w:t xml:space="preserve"> </w:t>
      </w:r>
      <w:r>
        <w:t xml:space="preserve"> menu</w:t>
      </w:r>
      <w:r w:rsidR="00BF4696">
        <w:t>.</w:t>
      </w:r>
    </w:p>
    <w:p w14:paraId="0E8E72F5" w14:textId="1D72676A" w:rsidR="008A7E62" w:rsidRDefault="008A7E62" w:rsidP="00A67CA0">
      <w:pPr>
        <w:pStyle w:val="ListParagraph"/>
        <w:numPr>
          <w:ilvl w:val="0"/>
          <w:numId w:val="23"/>
        </w:numPr>
        <w:ind w:left="714" w:hanging="357"/>
        <w:contextualSpacing w:val="0"/>
      </w:pPr>
      <w:r>
        <w:t xml:space="preserve">To </w:t>
      </w:r>
      <w:r w:rsidRPr="00711767">
        <w:rPr>
          <w:b/>
          <w:bCs/>
        </w:rPr>
        <w:t>navigate</w:t>
      </w:r>
      <w:r>
        <w:t xml:space="preserve"> </w:t>
      </w:r>
      <w:r w:rsidRPr="00711767">
        <w:rPr>
          <w:b/>
          <w:bCs/>
        </w:rPr>
        <w:t>frames</w:t>
      </w:r>
      <w:r>
        <w:t xml:space="preserve"> (time-lapse data) or </w:t>
      </w:r>
      <w:r w:rsidRPr="00711767">
        <w:rPr>
          <w:b/>
          <w:bCs/>
        </w:rPr>
        <w:t>positions</w:t>
      </w:r>
      <w:r>
        <w:t xml:space="preserve"> (snapshots data)</w:t>
      </w:r>
      <w:r w:rsidR="00BF4696">
        <w:t>,</w:t>
      </w:r>
      <w:r>
        <w:t xml:space="preserve"> use the </w:t>
      </w:r>
      <w:r w:rsidRPr="008A7E62">
        <w:rPr>
          <w:rStyle w:val="Code"/>
          <w:sz w:val="24"/>
          <w:szCs w:val="24"/>
        </w:rPr>
        <w:sym w:font="Wingdings" w:char="F0DF"/>
      </w:r>
      <w:r w:rsidRPr="008A7E62">
        <w:rPr>
          <w:rStyle w:val="Code"/>
          <w:sz w:val="24"/>
          <w:szCs w:val="24"/>
        </w:rPr>
        <w:sym w:font="Wingdings" w:char="F0E0"/>
      </w:r>
      <w:r>
        <w:t xml:space="preserve"> </w:t>
      </w:r>
      <w:r w:rsidRPr="00711767">
        <w:rPr>
          <w:b/>
          <w:bCs/>
        </w:rPr>
        <w:t>arrows</w:t>
      </w:r>
      <w:r>
        <w:t xml:space="preserve"> on the keyboard</w:t>
      </w:r>
      <w:r w:rsidR="00BF4696">
        <w:t>.</w:t>
      </w:r>
    </w:p>
    <w:p w14:paraId="4840AB04" w14:textId="52DF7A16" w:rsidR="00111735" w:rsidRDefault="00111735" w:rsidP="00111735">
      <w:pPr>
        <w:pStyle w:val="ListParagraph"/>
        <w:numPr>
          <w:ilvl w:val="0"/>
          <w:numId w:val="23"/>
        </w:numPr>
        <w:spacing w:after="240"/>
        <w:ind w:left="714" w:hanging="357"/>
        <w:contextualSpacing w:val="0"/>
      </w:pPr>
      <w:r>
        <w:rPr>
          <w:noProof/>
        </w:rPr>
        <w:drawing>
          <wp:anchor distT="0" distB="0" distL="114300" distR="114300" simplePos="0" relativeHeight="251701248" behindDoc="0" locked="0" layoutInCell="1" allowOverlap="1" wp14:anchorId="16DF2F7C" wp14:editId="50AF52C3">
            <wp:simplePos x="0" y="0"/>
            <wp:positionH relativeFrom="column">
              <wp:posOffset>1245973</wp:posOffset>
            </wp:positionH>
            <wp:positionV relativeFrom="paragraph">
              <wp:posOffset>208280</wp:posOffset>
            </wp:positionV>
            <wp:extent cx="304800" cy="304800"/>
            <wp:effectExtent l="0" t="0" r="0" b="0"/>
            <wp:wrapSquare wrapText="bothSides"/>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4800" cy="304800"/>
                    </a:xfrm>
                    <a:prstGeom prst="rect">
                      <a:avLst/>
                    </a:prstGeom>
                  </pic:spPr>
                </pic:pic>
              </a:graphicData>
            </a:graphic>
          </wp:anchor>
        </w:drawing>
      </w:r>
      <w:r>
        <w:t xml:space="preserve">To visualize the frames of time-lapse data in a second window click on the Slideshow button on the toolbar:  </w:t>
      </w:r>
    </w:p>
    <w:p w14:paraId="6B4D8AB9" w14:textId="48F60927" w:rsidR="00711767" w:rsidRDefault="00711767" w:rsidP="00A67CA0">
      <w:pPr>
        <w:pStyle w:val="ListParagraph"/>
        <w:numPr>
          <w:ilvl w:val="0"/>
          <w:numId w:val="23"/>
        </w:numPr>
        <w:ind w:left="714" w:hanging="357"/>
        <w:contextualSpacing w:val="0"/>
      </w:pPr>
      <w:r w:rsidRPr="00711767">
        <w:rPr>
          <w:b/>
          <w:bCs/>
        </w:rPr>
        <w:t>Personalize</w:t>
      </w:r>
      <w:r>
        <w:t xml:space="preserve"> settings such as </w:t>
      </w:r>
      <w:r w:rsidRPr="00711767">
        <w:rPr>
          <w:b/>
          <w:bCs/>
        </w:rPr>
        <w:t>Font Size</w:t>
      </w:r>
      <w:r>
        <w:t xml:space="preserve">, </w:t>
      </w:r>
      <w:r>
        <w:rPr>
          <w:b/>
          <w:bCs/>
        </w:rPr>
        <w:t>o</w:t>
      </w:r>
      <w:r w:rsidRPr="00711767">
        <w:rPr>
          <w:b/>
          <w:bCs/>
        </w:rPr>
        <w:t>verlay colour</w:t>
      </w:r>
      <w:r>
        <w:t xml:space="preserve"> and </w:t>
      </w:r>
      <w:r>
        <w:rPr>
          <w:b/>
          <w:bCs/>
        </w:rPr>
        <w:t>text’s colour</w:t>
      </w:r>
      <w:r>
        <w:t xml:space="preserve"> from the </w:t>
      </w:r>
      <w:r>
        <w:rPr>
          <w:rStyle w:val="Code"/>
        </w:rPr>
        <w:t xml:space="preserve"> </w:t>
      </w:r>
      <w:r w:rsidRPr="00711767">
        <w:rPr>
          <w:rStyle w:val="Code"/>
          <w:rFonts w:asciiTheme="minorHAnsi" w:hAnsiTheme="minorHAnsi" w:cstheme="minorHAnsi"/>
          <w:sz w:val="22"/>
          <w:u w:val="single"/>
        </w:rPr>
        <w:t>E</w:t>
      </w:r>
      <w:r w:rsidRPr="00711767">
        <w:rPr>
          <w:rStyle w:val="Code"/>
          <w:rFonts w:asciiTheme="minorHAnsi" w:hAnsiTheme="minorHAnsi" w:cstheme="minorHAnsi"/>
          <w:sz w:val="22"/>
        </w:rPr>
        <w:t>dit</w:t>
      </w:r>
      <w:r>
        <w:rPr>
          <w:rStyle w:val="Code"/>
        </w:rPr>
        <w:t xml:space="preserve"> </w:t>
      </w:r>
      <w:r w:rsidR="00111735">
        <w:t xml:space="preserve"> m</w:t>
      </w:r>
      <w:r>
        <w:t>enu</w:t>
      </w:r>
      <w:r w:rsidR="00BF4696">
        <w:t>.</w:t>
      </w:r>
    </w:p>
    <w:p w14:paraId="42CFCDAB" w14:textId="58079576" w:rsidR="00400BFD" w:rsidRDefault="00400BFD" w:rsidP="00400BFD"/>
    <w:p w14:paraId="29FEF3DF" w14:textId="77777777" w:rsidR="00D17117" w:rsidRDefault="00D17117">
      <w:pPr>
        <w:spacing w:line="259" w:lineRule="auto"/>
        <w:rPr>
          <w:rFonts w:asciiTheme="majorHAnsi" w:eastAsiaTheme="majorEastAsia" w:hAnsiTheme="majorHAnsi" w:cstheme="majorBidi"/>
          <w:b/>
          <w:sz w:val="26"/>
          <w:szCs w:val="26"/>
        </w:rPr>
      </w:pPr>
      <w:bookmarkStart w:id="23" w:name="_Functions_activated_from"/>
      <w:bookmarkEnd w:id="23"/>
      <w:r>
        <w:br w:type="page"/>
      </w:r>
    </w:p>
    <w:p w14:paraId="024C07CE" w14:textId="106C68D9" w:rsidR="00400BFD" w:rsidRDefault="00400BFD" w:rsidP="00400BFD">
      <w:pPr>
        <w:pStyle w:val="Heading2"/>
      </w:pPr>
      <w:r>
        <w:lastRenderedPageBreak/>
        <w:t>Functions activated from the toolbar</w:t>
      </w:r>
    </w:p>
    <w:p w14:paraId="0937AE4D" w14:textId="2E5CE147" w:rsidR="00392889" w:rsidRDefault="00D17117" w:rsidP="00D17117">
      <w:pPr>
        <w:pStyle w:val="Heading3"/>
        <w:rPr>
          <w:sz w:val="24"/>
        </w:rPr>
      </w:pPr>
      <w:r w:rsidRPr="00D17117">
        <w:rPr>
          <w:sz w:val="24"/>
        </w:rPr>
        <w:t>File toolbar</w:t>
      </w:r>
    </w:p>
    <w:tbl>
      <w:tblPr>
        <w:tblStyle w:val="PlainTable4"/>
        <w:tblW w:w="0" w:type="auto"/>
        <w:tblLook w:val="04A0" w:firstRow="1" w:lastRow="0" w:firstColumn="1" w:lastColumn="0" w:noHBand="0" w:noVBand="1"/>
      </w:tblPr>
      <w:tblGrid>
        <w:gridCol w:w="1066"/>
        <w:gridCol w:w="8266"/>
      </w:tblGrid>
      <w:tr w:rsidR="00D17117" w14:paraId="5DCEAC3E" w14:textId="77777777" w:rsidTr="0002405C">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FD971E4" w14:textId="4CDC8029" w:rsidR="00D17117" w:rsidRDefault="00D17117" w:rsidP="00CE3F3F">
            <w:r w:rsidRPr="00D17117">
              <w:rPr>
                <w:noProof/>
              </w:rPr>
              <w:drawing>
                <wp:inline distT="0" distB="0" distL="0" distR="0" wp14:anchorId="1D1F9D05" wp14:editId="241EF7EA">
                  <wp:extent cx="540000" cy="540000"/>
                  <wp:effectExtent l="0" t="0" r="0" b="0"/>
                  <wp:docPr id="194" name="Graphic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43F309E0" w14:textId="6B375F25" w:rsidR="00D17117" w:rsidRDefault="00CE7415" w:rsidP="00CE3F3F">
            <w:pPr>
              <w:spacing w:before="120" w:after="120"/>
              <w:cnfStyle w:val="100000000000" w:firstRow="1" w:lastRow="0" w:firstColumn="0" w:lastColumn="0" w:oddVBand="0" w:evenVBand="0" w:oddHBand="0" w:evenHBand="0" w:firstRowFirstColumn="0" w:firstRowLastColumn="0" w:lastRowFirstColumn="0" w:lastRowLastColumn="0"/>
            </w:pPr>
            <w:r w:rsidRPr="00CE3F3F">
              <w:t>Open folder</w:t>
            </w:r>
            <w:r>
              <w:t xml:space="preserve">: </w:t>
            </w:r>
            <w:r w:rsidRPr="00CE3F3F">
              <w:rPr>
                <w:b w:val="0"/>
                <w:bCs w:val="0"/>
              </w:rPr>
              <w:t xml:space="preserve">used to </w:t>
            </w:r>
            <w:r w:rsidRPr="00CE3F3F">
              <w:t>automatically load</w:t>
            </w:r>
            <w:r w:rsidRPr="00CE3F3F">
              <w:rPr>
                <w:b w:val="0"/>
                <w:bCs w:val="0"/>
              </w:rPr>
              <w:t xml:space="preserve"> single or multiple positions from the standard data structure. See </w:t>
            </w:r>
            <w:hyperlink w:anchor="_Load_microscopy_file" w:history="1">
              <w:r w:rsidRPr="00CE3F3F">
                <w:rPr>
                  <w:rStyle w:val="Hyperlink"/>
                  <w:b w:val="0"/>
                  <w:bCs w:val="0"/>
                </w:rPr>
                <w:t>this</w:t>
              </w:r>
            </w:hyperlink>
            <w:r w:rsidRPr="00CE3F3F">
              <w:rPr>
                <w:b w:val="0"/>
                <w:bCs w:val="0"/>
              </w:rPr>
              <w:t xml:space="preserve"> section for details on</w:t>
            </w:r>
            <w:r w:rsidR="00AE0B65">
              <w:rPr>
                <w:b w:val="0"/>
                <w:bCs w:val="0"/>
              </w:rPr>
              <w:t xml:space="preserve"> how</w:t>
            </w:r>
            <w:r w:rsidRPr="00CE3F3F">
              <w:rPr>
                <w:b w:val="0"/>
                <w:bCs w:val="0"/>
              </w:rPr>
              <w:t xml:space="preserve"> to create the required data structure</w:t>
            </w:r>
            <w:r>
              <w:t>.</w:t>
            </w:r>
          </w:p>
        </w:tc>
      </w:tr>
      <w:tr w:rsidR="00D17117" w14:paraId="476A09ED"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CB2A681" w14:textId="644B53B4" w:rsidR="00D17117" w:rsidRDefault="00D17117" w:rsidP="00CE3F3F">
            <w:r w:rsidRPr="00D17117">
              <w:rPr>
                <w:noProof/>
              </w:rPr>
              <w:drawing>
                <wp:inline distT="0" distB="0" distL="0" distR="0" wp14:anchorId="38D711AF" wp14:editId="1456688F">
                  <wp:extent cx="540000" cy="540000"/>
                  <wp:effectExtent l="0" t="0" r="0" b="0"/>
                  <wp:docPr id="195" name="Graphic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4CAA96DA" w14:textId="1D838DE3" w:rsidR="00D17117" w:rsidRDefault="00CE7415" w:rsidP="00CE3F3F">
            <w:pPr>
              <w:spacing w:before="120" w:after="120"/>
              <w:cnfStyle w:val="000000100000" w:firstRow="0" w:lastRow="0" w:firstColumn="0" w:lastColumn="0" w:oddVBand="0" w:evenVBand="0" w:oddHBand="1" w:evenHBand="0" w:firstRowFirstColumn="0" w:firstRowLastColumn="0" w:lastRowFirstColumn="0" w:lastRowLastColumn="0"/>
            </w:pPr>
            <w:r w:rsidRPr="00CE7415">
              <w:rPr>
                <w:b/>
                <w:bCs/>
              </w:rPr>
              <w:t>Save</w:t>
            </w:r>
            <w:r>
              <w:t xml:space="preserve">: used to save </w:t>
            </w:r>
            <w:r w:rsidRPr="00CE7415">
              <w:rPr>
                <w:b/>
                <w:bCs/>
              </w:rPr>
              <w:t>all data</w:t>
            </w:r>
            <w:r>
              <w:t xml:space="preserve"> (segmentation mask, cell cycle annotations and metrics calculated from the loaded fluorescent images).</w:t>
            </w:r>
          </w:p>
        </w:tc>
      </w:tr>
      <w:tr w:rsidR="00D17117" w14:paraId="2976256F"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0BB60B" w14:textId="6604A596" w:rsidR="00CE7415" w:rsidRDefault="00D17117" w:rsidP="00CE3F3F">
            <w:r w:rsidRPr="00D17117">
              <w:rPr>
                <w:noProof/>
              </w:rPr>
              <w:drawing>
                <wp:inline distT="0" distB="0" distL="0" distR="0" wp14:anchorId="641568C3" wp14:editId="62286AD8">
                  <wp:extent cx="540000" cy="540000"/>
                  <wp:effectExtent l="0" t="0" r="0" b="0"/>
                  <wp:docPr id="197" name="Graphic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E53A1E2" w14:textId="743BAA7A" w:rsidR="00D17117" w:rsidRDefault="00CE7415" w:rsidP="00CE3F3F">
            <w:pPr>
              <w:spacing w:before="120" w:after="120"/>
              <w:cnfStyle w:val="000000000000" w:firstRow="0" w:lastRow="0" w:firstColumn="0" w:lastColumn="0" w:oddVBand="0" w:evenVBand="0" w:oddHBand="0" w:evenHBand="0" w:firstRowFirstColumn="0" w:firstRowLastColumn="0" w:lastRowFirstColumn="0" w:lastRowLastColumn="0"/>
            </w:pPr>
            <w:r w:rsidRPr="00CE7415">
              <w:rPr>
                <w:b/>
                <w:bCs/>
              </w:rPr>
              <w:t>Show in Explorer/Finder</w:t>
            </w:r>
            <w:r>
              <w:t>: open the loaded folder into your Explorer/Finder.</w:t>
            </w:r>
          </w:p>
        </w:tc>
      </w:tr>
      <w:tr w:rsidR="00D17117" w14:paraId="42C6B256"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86CDFE" w14:textId="74D42EEB" w:rsidR="00D17117" w:rsidRDefault="00D17117" w:rsidP="00CE3F3F">
            <w:r w:rsidRPr="00D17117">
              <w:rPr>
                <w:noProof/>
              </w:rPr>
              <w:drawing>
                <wp:inline distT="0" distB="0" distL="0" distR="0" wp14:anchorId="0B18F405" wp14:editId="5C8969C0">
                  <wp:extent cx="540000" cy="540000"/>
                  <wp:effectExtent l="0" t="0" r="0" b="0"/>
                  <wp:docPr id="198" name="Graphic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2996BBB" w14:textId="1DE406B3" w:rsidR="00D17117" w:rsidRDefault="00CE7415" w:rsidP="00CE3F3F">
            <w:pPr>
              <w:spacing w:before="120" w:after="120"/>
              <w:cnfStyle w:val="000000100000" w:firstRow="0" w:lastRow="0" w:firstColumn="0" w:lastColumn="0" w:oddVBand="0" w:evenVBand="0" w:oddHBand="1" w:evenHBand="0" w:firstRowFirstColumn="0" w:firstRowLastColumn="0" w:lastRowFirstColumn="0" w:lastRowLastColumn="0"/>
            </w:pPr>
            <w:r w:rsidRPr="00353F24">
              <w:rPr>
                <w:b/>
                <w:bCs/>
              </w:rPr>
              <w:t>Reload</w:t>
            </w:r>
            <w:r w:rsidR="00353F24" w:rsidRPr="00353F24">
              <w:rPr>
                <w:b/>
                <w:bCs/>
              </w:rPr>
              <w:t xml:space="preserve"> segmentation file</w:t>
            </w:r>
            <w:r w:rsidR="00353F24">
              <w:t>: used to reload the segmentation labels from the hard drive. Use it if you want to go back to the saved state.</w:t>
            </w:r>
          </w:p>
        </w:tc>
      </w:tr>
      <w:tr w:rsidR="00D17117" w14:paraId="4ACFA3CF"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BB45911" w14:textId="798E0720" w:rsidR="00D17117" w:rsidRDefault="00D17117" w:rsidP="00CE3F3F">
            <w:r w:rsidRPr="00D17117">
              <w:rPr>
                <w:noProof/>
              </w:rPr>
              <w:drawing>
                <wp:inline distT="0" distB="0" distL="0" distR="0" wp14:anchorId="58B43CE7" wp14:editId="19FF529D">
                  <wp:extent cx="540000" cy="540000"/>
                  <wp:effectExtent l="0" t="0" r="0" b="0"/>
                  <wp:docPr id="200" name="Graphic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0C9DA7C" w14:textId="1EA1924E" w:rsidR="00D17117" w:rsidRDefault="00353F24" w:rsidP="00CE3F3F">
            <w:pPr>
              <w:spacing w:before="120" w:after="120"/>
              <w:cnfStyle w:val="000000000000" w:firstRow="0" w:lastRow="0" w:firstColumn="0" w:lastColumn="0" w:oddVBand="0" w:evenVBand="0" w:oddHBand="0" w:evenHBand="0" w:firstRowFirstColumn="0" w:firstRowLastColumn="0" w:lastRowFirstColumn="0" w:lastRowLastColumn="0"/>
            </w:pPr>
            <w:r w:rsidRPr="00353F24">
              <w:rPr>
                <w:b/>
                <w:bCs/>
              </w:rPr>
              <w:t>Undo</w:t>
            </w:r>
            <w:r>
              <w:t xml:space="preserve"> (</w:t>
            </w:r>
            <w:proofErr w:type="spellStart"/>
            <w:r w:rsidRPr="00353F24">
              <w:rPr>
                <w:i/>
                <w:iCs/>
              </w:rPr>
              <w:t>Ctrl+Z</w:t>
            </w:r>
            <w:proofErr w:type="spellEnd"/>
            <w:r>
              <w:t xml:space="preserve">): almost all the performed actions are undoable. Currently you can undo up </w:t>
            </w:r>
            <w:r w:rsidR="00BF4696">
              <w:t xml:space="preserve">to </w:t>
            </w:r>
            <w:r>
              <w:t>5 actions in the past.</w:t>
            </w:r>
          </w:p>
        </w:tc>
      </w:tr>
      <w:tr w:rsidR="00D17117" w14:paraId="41A5EFF1"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ACC1118" w14:textId="5128D602" w:rsidR="00D17117" w:rsidRDefault="00D17117" w:rsidP="00CE3F3F">
            <w:r w:rsidRPr="00D17117">
              <w:rPr>
                <w:noProof/>
              </w:rPr>
              <w:drawing>
                <wp:inline distT="0" distB="0" distL="0" distR="0" wp14:anchorId="26A6E94A" wp14:editId="717649C6">
                  <wp:extent cx="540000" cy="540000"/>
                  <wp:effectExtent l="0" t="0" r="0" b="0"/>
                  <wp:docPr id="201"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21B897D8" w14:textId="13019FD3" w:rsidR="00D17117" w:rsidRDefault="00353F24" w:rsidP="00CE3F3F">
            <w:pPr>
              <w:spacing w:before="120" w:after="120"/>
              <w:cnfStyle w:val="000000100000" w:firstRow="0" w:lastRow="0" w:firstColumn="0" w:lastColumn="0" w:oddVBand="0" w:evenVBand="0" w:oddHBand="1" w:evenHBand="0" w:firstRowFirstColumn="0" w:firstRowLastColumn="0" w:lastRowFirstColumn="0" w:lastRowLastColumn="0"/>
            </w:pPr>
            <w:r w:rsidRPr="00353F24">
              <w:rPr>
                <w:b/>
                <w:bCs/>
              </w:rPr>
              <w:t>Redo</w:t>
            </w:r>
            <w:r>
              <w:t xml:space="preserve"> (</w:t>
            </w:r>
            <w:proofErr w:type="spellStart"/>
            <w:r w:rsidRPr="00353F24">
              <w:rPr>
                <w:i/>
                <w:iCs/>
              </w:rPr>
              <w:t>Ctrl+Y</w:t>
            </w:r>
            <w:proofErr w:type="spellEnd"/>
            <w:r>
              <w:t>): repeat an undone action.</w:t>
            </w:r>
          </w:p>
        </w:tc>
      </w:tr>
    </w:tbl>
    <w:p w14:paraId="3C3B3829" w14:textId="7B6BFB55" w:rsidR="00D17117" w:rsidRDefault="00D17117" w:rsidP="00D17117"/>
    <w:p w14:paraId="7895E0B0" w14:textId="20F64F6E" w:rsidR="008E1089" w:rsidRDefault="008E1089" w:rsidP="008E1089">
      <w:pPr>
        <w:pStyle w:val="Heading3"/>
        <w:rPr>
          <w:sz w:val="24"/>
        </w:rPr>
      </w:pPr>
      <w:r>
        <w:rPr>
          <w:sz w:val="24"/>
        </w:rPr>
        <w:t>Visualize</w:t>
      </w:r>
      <w:r w:rsidRPr="008E1089">
        <w:rPr>
          <w:sz w:val="24"/>
        </w:rPr>
        <w:t xml:space="preserve"> toolbar</w:t>
      </w:r>
    </w:p>
    <w:tbl>
      <w:tblPr>
        <w:tblStyle w:val="PlainTable4"/>
        <w:tblW w:w="0" w:type="auto"/>
        <w:tblLook w:val="04A0" w:firstRow="1" w:lastRow="0" w:firstColumn="1" w:lastColumn="0" w:noHBand="0" w:noVBand="1"/>
      </w:tblPr>
      <w:tblGrid>
        <w:gridCol w:w="1066"/>
        <w:gridCol w:w="8266"/>
      </w:tblGrid>
      <w:tr w:rsidR="008E1089" w14:paraId="5BC876A4" w14:textId="77777777" w:rsidTr="0002405C">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2A2D188" w14:textId="648865FE" w:rsidR="008E1089" w:rsidRDefault="008E1089" w:rsidP="006A2068">
            <w:r w:rsidRPr="008E1089">
              <w:rPr>
                <w:noProof/>
              </w:rPr>
              <w:drawing>
                <wp:inline distT="0" distB="0" distL="0" distR="0" wp14:anchorId="5FBDB0EA" wp14:editId="08045851">
                  <wp:extent cx="540000" cy="540000"/>
                  <wp:effectExtent l="0" t="0" r="0" b="0"/>
                  <wp:docPr id="203" name="Graphic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1F9BEEE9" w14:textId="77777777" w:rsidR="006A2068" w:rsidRDefault="006A2068" w:rsidP="006A2068">
            <w:pPr>
              <w:cnfStyle w:val="100000000000" w:firstRow="1" w:lastRow="0" w:firstColumn="0" w:lastColumn="0" w:oddVBand="0" w:evenVBand="0" w:oddHBand="0" w:evenHBand="0" w:firstRowFirstColumn="0" w:firstRowLastColumn="0" w:lastRowFirstColumn="0" w:lastRowLastColumn="0"/>
            </w:pPr>
            <w:r w:rsidRPr="006A2068">
              <w:t>Go to previous</w:t>
            </w:r>
            <w:r w:rsidRPr="006A2068">
              <w:rPr>
                <w:b w:val="0"/>
                <w:bCs w:val="0"/>
              </w:rPr>
              <w:t xml:space="preserve"> frame (time-lapse data) or Position (snapshot data)</w:t>
            </w:r>
            <w:r>
              <w:rPr>
                <w:b w:val="0"/>
                <w:bCs w:val="0"/>
              </w:rPr>
              <w:t xml:space="preserve">. </w:t>
            </w:r>
          </w:p>
          <w:p w14:paraId="7B4D33C8" w14:textId="4DD92CE3" w:rsidR="008E1089" w:rsidRPr="006A2068" w:rsidRDefault="006A2068" w:rsidP="006A2068">
            <w:pPr>
              <w:cnfStyle w:val="100000000000" w:firstRow="1" w:lastRow="0" w:firstColumn="0" w:lastColumn="0" w:oddVBand="0" w:evenVBand="0" w:oddHBand="0" w:evenHBand="0" w:firstRowFirstColumn="0" w:firstRowLastColumn="0" w:lastRowFirstColumn="0" w:lastRowLastColumn="0"/>
              <w:rPr>
                <w:b w:val="0"/>
                <w:bCs w:val="0"/>
                <w:i/>
                <w:iCs/>
              </w:rPr>
            </w:pPr>
            <w:r w:rsidRPr="006A2068">
              <w:rPr>
                <w:b w:val="0"/>
                <w:bCs w:val="0"/>
                <w:i/>
                <w:iCs/>
              </w:rPr>
              <w:t>SHORTCUT: Left arrow on the keyboard</w:t>
            </w:r>
          </w:p>
        </w:tc>
      </w:tr>
      <w:tr w:rsidR="008E1089" w14:paraId="61A511F4"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47C5C80" w14:textId="5B05E734" w:rsidR="008E1089" w:rsidRDefault="008E1089" w:rsidP="006A2068">
            <w:r w:rsidRPr="008E1089">
              <w:rPr>
                <w:noProof/>
              </w:rPr>
              <w:drawing>
                <wp:inline distT="0" distB="0" distL="0" distR="0" wp14:anchorId="0C839C65" wp14:editId="49D3572E">
                  <wp:extent cx="540000" cy="540000"/>
                  <wp:effectExtent l="0" t="0" r="0" b="0"/>
                  <wp:docPr id="202" name="Graphic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580996E2" w14:textId="56756EA4" w:rsidR="006A2068" w:rsidRPr="006A2068" w:rsidRDefault="006A2068" w:rsidP="006A2068">
            <w:pPr>
              <w:cnfStyle w:val="000000100000" w:firstRow="0" w:lastRow="0" w:firstColumn="0" w:lastColumn="0" w:oddVBand="0" w:evenVBand="0" w:oddHBand="1" w:evenHBand="0" w:firstRowFirstColumn="0" w:firstRowLastColumn="0" w:lastRowFirstColumn="0" w:lastRowLastColumn="0"/>
            </w:pPr>
            <w:r w:rsidRPr="006A2068">
              <w:rPr>
                <w:b/>
                <w:bCs/>
              </w:rPr>
              <w:t>Go to next</w:t>
            </w:r>
            <w:r w:rsidRPr="006A2068">
              <w:t xml:space="preserve"> frame (time-lapse data) or Position (snapshot data). </w:t>
            </w:r>
          </w:p>
          <w:p w14:paraId="21F57C0F" w14:textId="3E91B4CF" w:rsidR="008E1089" w:rsidRPr="006A2068" w:rsidRDefault="006A2068" w:rsidP="006A2068">
            <w:pPr>
              <w:cnfStyle w:val="000000100000" w:firstRow="0" w:lastRow="0" w:firstColumn="0" w:lastColumn="0" w:oddVBand="0" w:evenVBand="0" w:oddHBand="1" w:evenHBand="0" w:firstRowFirstColumn="0" w:firstRowLastColumn="0" w:lastRowFirstColumn="0" w:lastRowLastColumn="0"/>
            </w:pPr>
            <w:r w:rsidRPr="006A2068">
              <w:rPr>
                <w:i/>
                <w:iCs/>
              </w:rPr>
              <w:t xml:space="preserve">SHORTCUT: </w:t>
            </w:r>
            <w:r>
              <w:rPr>
                <w:i/>
                <w:iCs/>
              </w:rPr>
              <w:t>Right</w:t>
            </w:r>
            <w:r w:rsidRPr="006A2068">
              <w:rPr>
                <w:i/>
                <w:iCs/>
              </w:rPr>
              <w:t xml:space="preserve"> arrow on the keyboard</w:t>
            </w:r>
          </w:p>
        </w:tc>
      </w:tr>
      <w:tr w:rsidR="008E1089" w14:paraId="249DF1BC"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4AEBAEC" w14:textId="06B9C4DF" w:rsidR="008E1089" w:rsidRDefault="008E1089" w:rsidP="006A2068">
            <w:r w:rsidRPr="008E1089">
              <w:rPr>
                <w:noProof/>
              </w:rPr>
              <w:drawing>
                <wp:inline distT="0" distB="0" distL="0" distR="0" wp14:anchorId="1FC2527D" wp14:editId="445C2289">
                  <wp:extent cx="540000" cy="540000"/>
                  <wp:effectExtent l="0" t="0" r="0" b="0"/>
                  <wp:docPr id="204" name="Graphic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0E45BE30" w14:textId="46FDE1B9" w:rsidR="008E1089" w:rsidRPr="0068308F" w:rsidRDefault="0068308F" w:rsidP="006A2068">
            <w:pPr>
              <w:cnfStyle w:val="000000000000" w:firstRow="0" w:lastRow="0" w:firstColumn="0" w:lastColumn="0" w:oddVBand="0" w:evenVBand="0" w:oddHBand="0" w:evenHBand="0" w:firstRowFirstColumn="0" w:firstRowLastColumn="0" w:lastRowFirstColumn="0" w:lastRowLastColumn="0"/>
            </w:pPr>
            <w:r w:rsidRPr="0068308F">
              <w:rPr>
                <w:b/>
                <w:bCs/>
              </w:rPr>
              <w:t>Open</w:t>
            </w:r>
            <w:r>
              <w:t xml:space="preserve"> the images in a </w:t>
            </w:r>
            <w:r w:rsidRPr="0068308F">
              <w:rPr>
                <w:b/>
                <w:bCs/>
              </w:rPr>
              <w:t>second window</w:t>
            </w:r>
            <w:r>
              <w:rPr>
                <w:b/>
                <w:bCs/>
              </w:rPr>
              <w:t xml:space="preserve">. </w:t>
            </w:r>
            <w:r>
              <w:t>This window will have no annotations, which means it is the fastest way possible to visualize the frames. Handy in many situations.</w:t>
            </w:r>
          </w:p>
        </w:tc>
      </w:tr>
      <w:tr w:rsidR="008E1089" w14:paraId="2FC824A0" w14:textId="77777777" w:rsidTr="0002405C">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A4F78E9" w14:textId="11B7223E" w:rsidR="008E1089" w:rsidRDefault="008E1089" w:rsidP="006A2068">
            <w:r w:rsidRPr="008E1089">
              <w:rPr>
                <w:noProof/>
              </w:rPr>
              <w:drawing>
                <wp:inline distT="0" distB="0" distL="0" distR="0" wp14:anchorId="39A954B4" wp14:editId="7AC79995">
                  <wp:extent cx="540000" cy="540000"/>
                  <wp:effectExtent l="0" t="0" r="0" b="0"/>
                  <wp:docPr id="205" name="Graphic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35DE64A7" w14:textId="63783561" w:rsidR="008E1089" w:rsidRDefault="00251CEC" w:rsidP="006A2068">
            <w:pPr>
              <w:cnfStyle w:val="000000100000" w:firstRow="0" w:lastRow="0" w:firstColumn="0" w:lastColumn="0" w:oddVBand="0" w:evenVBand="0" w:oddHBand="1" w:evenHBand="0" w:firstRowFirstColumn="0" w:firstRowLastColumn="0" w:lastRowFirstColumn="0" w:lastRowLastColumn="0"/>
            </w:pPr>
            <w:r w:rsidRPr="00251CEC">
              <w:rPr>
                <w:b/>
                <w:bCs/>
              </w:rPr>
              <w:t>Overlay a second signal</w:t>
            </w:r>
            <w:r>
              <w:t>: when you press this button for the first time</w:t>
            </w:r>
            <w:r w:rsidR="00BF4696">
              <w:t>,</w:t>
            </w:r>
            <w:r>
              <w:t xml:space="preserve"> you will be asked to choose which signal to overlay. The next times it is used to toggle </w:t>
            </w:r>
            <w:r w:rsidRPr="00251CEC">
              <w:rPr>
                <w:b/>
                <w:bCs/>
              </w:rPr>
              <w:t>overlay on/off</w:t>
            </w:r>
            <w:r w:rsidR="00BF4696" w:rsidRPr="00613585">
              <w:t>.</w:t>
            </w:r>
          </w:p>
        </w:tc>
      </w:tr>
      <w:tr w:rsidR="008E1089" w14:paraId="520F6727" w14:textId="77777777" w:rsidTr="0002405C">
        <w:trPr>
          <w:trHeight w:val="964"/>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C31CC51" w14:textId="031E02CE" w:rsidR="008E1089" w:rsidRDefault="008E1089" w:rsidP="006A2068">
            <w:r w:rsidRPr="008E1089">
              <w:rPr>
                <w:noProof/>
              </w:rPr>
              <w:drawing>
                <wp:inline distT="0" distB="0" distL="0" distR="0" wp14:anchorId="315E39CE" wp14:editId="1C7291E4">
                  <wp:extent cx="540000" cy="540000"/>
                  <wp:effectExtent l="0" t="0" r="0" b="0"/>
                  <wp:docPr id="206" name="Graph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540000" cy="540000"/>
                          </a:xfrm>
                          <a:prstGeom prst="rect">
                            <a:avLst/>
                          </a:prstGeom>
                        </pic:spPr>
                      </pic:pic>
                    </a:graphicData>
                  </a:graphic>
                </wp:inline>
              </w:drawing>
            </w:r>
          </w:p>
        </w:tc>
        <w:tc>
          <w:tcPr>
            <w:tcW w:w="8334" w:type="dxa"/>
            <w:vAlign w:val="center"/>
          </w:tcPr>
          <w:p w14:paraId="0D781021" w14:textId="393056C5" w:rsidR="008E1089" w:rsidRDefault="00251CEC" w:rsidP="006A2068">
            <w:pPr>
              <w:cnfStyle w:val="000000000000" w:firstRow="0" w:lastRow="0" w:firstColumn="0" w:lastColumn="0" w:oddVBand="0" w:evenVBand="0" w:oddHBand="0" w:evenHBand="0" w:firstRowFirstColumn="0" w:firstRowLastColumn="0" w:lastRowFirstColumn="0" w:lastRowLastColumn="0"/>
            </w:pPr>
            <w:r w:rsidRPr="00251CEC">
              <w:rPr>
                <w:b/>
                <w:bCs/>
              </w:rPr>
              <w:t>Ruler</w:t>
            </w:r>
            <w:r>
              <w:t xml:space="preserve">: draw a line with the left button to </w:t>
            </w:r>
            <w:r w:rsidRPr="00297149">
              <w:rPr>
                <w:b/>
                <w:bCs/>
              </w:rPr>
              <w:t>measure the distance</w:t>
            </w:r>
            <w:r>
              <w:t xml:space="preserve"> between two points (</w:t>
            </w:r>
            <w:r w:rsidRPr="00297149">
              <w:rPr>
                <w:i/>
                <w:iCs/>
              </w:rPr>
              <w:t xml:space="preserve">pixels </w:t>
            </w:r>
            <w:r>
              <w:t xml:space="preserve">and </w:t>
            </w:r>
            <w:r w:rsidRPr="00297149">
              <w:rPr>
                <w:rFonts w:cstheme="minorHAnsi"/>
                <w:i/>
                <w:iCs/>
              </w:rPr>
              <w:t>µ</w:t>
            </w:r>
            <w:r w:rsidRPr="00297149">
              <w:rPr>
                <w:i/>
                <w:iCs/>
              </w:rPr>
              <w:t>m</w:t>
            </w:r>
            <w:r>
              <w:t>). Distance will be displayed in the bottom-left corner of the window.</w:t>
            </w:r>
          </w:p>
        </w:tc>
      </w:tr>
    </w:tbl>
    <w:p w14:paraId="2451EFDA" w14:textId="77777777" w:rsidR="008E1089" w:rsidRPr="008E1089" w:rsidRDefault="008E1089" w:rsidP="00154AF0">
      <w:pPr>
        <w:spacing w:after="240"/>
      </w:pPr>
    </w:p>
    <w:p w14:paraId="0BD74CB5" w14:textId="77777777" w:rsidR="00CE7415" w:rsidRDefault="00CE7415">
      <w:pPr>
        <w:spacing w:line="259" w:lineRule="auto"/>
        <w:rPr>
          <w:rFonts w:asciiTheme="majorHAnsi" w:eastAsiaTheme="majorEastAsia" w:hAnsiTheme="majorHAnsi" w:cstheme="majorBidi"/>
          <w:b/>
          <w:sz w:val="24"/>
          <w:szCs w:val="24"/>
        </w:rPr>
      </w:pPr>
      <w:r>
        <w:rPr>
          <w:sz w:val="24"/>
        </w:rPr>
        <w:br w:type="page"/>
      </w:r>
    </w:p>
    <w:p w14:paraId="2D75018B" w14:textId="72539711" w:rsidR="008E1089" w:rsidRPr="00CE7415" w:rsidRDefault="008E1089" w:rsidP="00CE7415">
      <w:pPr>
        <w:pStyle w:val="Heading3"/>
        <w:rPr>
          <w:sz w:val="24"/>
        </w:rPr>
      </w:pPr>
      <w:r w:rsidRPr="00CE7415">
        <w:rPr>
          <w:sz w:val="24"/>
        </w:rPr>
        <w:lastRenderedPageBreak/>
        <w:t>Edit toolbar</w:t>
      </w:r>
    </w:p>
    <w:tbl>
      <w:tblPr>
        <w:tblStyle w:val="PlainTable4"/>
        <w:tblW w:w="9498" w:type="dxa"/>
        <w:tblLook w:val="04A0" w:firstRow="1" w:lastRow="0" w:firstColumn="1" w:lastColumn="0" w:noHBand="0" w:noVBand="1"/>
      </w:tblPr>
      <w:tblGrid>
        <w:gridCol w:w="1066"/>
        <w:gridCol w:w="8432"/>
      </w:tblGrid>
      <w:tr w:rsidR="008E1089" w14:paraId="631A9C0B" w14:textId="77777777" w:rsidTr="00A10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12046E9F" w14:textId="0BD0B59F" w:rsidR="008E1089" w:rsidRDefault="008E1089" w:rsidP="00154AF0">
            <w:pPr>
              <w:spacing w:line="259" w:lineRule="auto"/>
            </w:pPr>
            <w:bookmarkStart w:id="24" w:name="_Functions_activated_from_1"/>
            <w:bookmarkEnd w:id="24"/>
            <w:r w:rsidRPr="008E1089">
              <w:rPr>
                <w:noProof/>
              </w:rPr>
              <w:drawing>
                <wp:inline distT="0" distB="0" distL="0" distR="0" wp14:anchorId="60D45E0A" wp14:editId="55BDF3D4">
                  <wp:extent cx="540000" cy="540000"/>
                  <wp:effectExtent l="0" t="0" r="0" b="0"/>
                  <wp:docPr id="207" name="Graphic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DB33FCF" w14:textId="4B320154" w:rsidR="00154AF0" w:rsidRPr="00154AF0" w:rsidRDefault="00661AFE" w:rsidP="00154AF0">
            <w:pPr>
              <w:spacing w:before="240" w:after="240" w:line="259" w:lineRule="auto"/>
              <w:cnfStyle w:val="100000000000" w:firstRow="1" w:lastRow="0" w:firstColumn="0" w:lastColumn="0" w:oddVBand="0" w:evenVBand="0" w:oddHBand="0" w:evenHBand="0" w:firstRowFirstColumn="0" w:firstRowLastColumn="0" w:lastRowFirstColumn="0" w:lastRowLastColumn="0"/>
              <w:rPr>
                <w:b w:val="0"/>
                <w:bCs w:val="0"/>
              </w:rPr>
            </w:pPr>
            <w:r w:rsidRPr="00154AF0">
              <w:t>Brush</w:t>
            </w:r>
            <w:r w:rsidR="00154AF0">
              <w:t xml:space="preserve"> </w:t>
            </w:r>
            <w:r w:rsidR="00154AF0">
              <w:rPr>
                <w:b w:val="0"/>
                <w:bCs w:val="0"/>
              </w:rPr>
              <w:t>(</w:t>
            </w:r>
            <w:r w:rsidR="00154AF0" w:rsidRPr="00154AF0">
              <w:rPr>
                <w:b w:val="0"/>
                <w:bCs w:val="0"/>
                <w:i/>
                <w:iCs/>
              </w:rPr>
              <w:t>lef</w:t>
            </w:r>
            <w:r w:rsidR="007915E9">
              <w:rPr>
                <w:b w:val="0"/>
                <w:bCs w:val="0"/>
                <w:i/>
                <w:iCs/>
              </w:rPr>
              <w:t>t-click</w:t>
            </w:r>
            <w:r w:rsidR="00532FD9">
              <w:rPr>
                <w:b w:val="0"/>
                <w:bCs w:val="0"/>
                <w:i/>
                <w:iCs/>
              </w:rPr>
              <w:t xml:space="preserve"> motion</w:t>
            </w:r>
            <w:r w:rsidR="00154AF0">
              <w:rPr>
                <w:b w:val="0"/>
                <w:bCs w:val="0"/>
              </w:rPr>
              <w:t>)</w:t>
            </w:r>
            <w:r>
              <w:t xml:space="preserve">: </w:t>
            </w:r>
            <w:r w:rsidRPr="00154AF0">
              <w:rPr>
                <w:b w:val="0"/>
                <w:bCs w:val="0"/>
              </w:rPr>
              <w:t>used to modify a segmented object or paint a new object with a circular brush.</w:t>
            </w:r>
            <w:r w:rsidR="00154AF0">
              <w:rPr>
                <w:b w:val="0"/>
                <w:bCs w:val="0"/>
              </w:rPr>
              <w:t xml:space="preserve"> </w:t>
            </w:r>
            <w:r w:rsidR="00154AF0" w:rsidRPr="00154AF0">
              <w:rPr>
                <w:b w:val="0"/>
                <w:bCs w:val="0"/>
              </w:rPr>
              <w:t>Increase/decrease the size of the brush with up/down arrows on the keyboard.</w:t>
            </w:r>
            <w:r w:rsidRPr="00154AF0">
              <w:rPr>
                <w:b w:val="0"/>
                <w:bCs w:val="0"/>
              </w:rPr>
              <w:t xml:space="preserve"> </w:t>
            </w:r>
            <w:r w:rsidR="00C66224" w:rsidRPr="00C66224">
              <w:rPr>
                <w:b w:val="0"/>
                <w:bCs w:val="0"/>
                <w:i/>
                <w:iCs/>
              </w:rPr>
              <w:t>SHORTCUT: B</w:t>
            </w:r>
            <w:r w:rsidR="00286718">
              <w:rPr>
                <w:b w:val="0"/>
                <w:bCs w:val="0"/>
                <w:i/>
                <w:iCs/>
              </w:rPr>
              <w:t xml:space="preserve"> key</w:t>
            </w:r>
          </w:p>
          <w:p w14:paraId="6D3A198B" w14:textId="555591AD" w:rsidR="00154AF0" w:rsidRPr="00154AF0" w:rsidRDefault="00154AF0" w:rsidP="00154AF0">
            <w:pPr>
              <w:spacing w:after="120" w:line="259" w:lineRule="auto"/>
              <w:cnfStyle w:val="100000000000" w:firstRow="1" w:lastRow="0" w:firstColumn="0" w:lastColumn="0" w:oddVBand="0" w:evenVBand="0" w:oddHBand="0" w:evenHBand="0" w:firstRowFirstColumn="0" w:firstRowLastColumn="0" w:lastRowFirstColumn="0" w:lastRowLastColumn="0"/>
              <w:rPr>
                <w:b w:val="0"/>
                <w:bCs w:val="0"/>
              </w:rPr>
            </w:pPr>
            <w:r w:rsidRPr="00154AF0">
              <w:rPr>
                <w:b w:val="0"/>
                <w:bCs w:val="0"/>
              </w:rPr>
              <w:t xml:space="preserve">Two </w:t>
            </w:r>
            <w:r w:rsidRPr="00154AF0">
              <w:t>modes</w:t>
            </w:r>
            <w:r w:rsidRPr="00154AF0">
              <w:rPr>
                <w:b w:val="0"/>
                <w:bCs w:val="0"/>
              </w:rPr>
              <w:t>:</w:t>
            </w:r>
          </w:p>
          <w:p w14:paraId="02724A7C" w14:textId="2CD8AD12" w:rsidR="00154AF0" w:rsidRPr="00154AF0" w:rsidRDefault="00154AF0" w:rsidP="00154AF0">
            <w:pPr>
              <w:pStyle w:val="ListParagraph"/>
              <w:numPr>
                <w:ilvl w:val="0"/>
                <w:numId w:val="29"/>
              </w:numPr>
              <w:spacing w:after="80" w:line="259" w:lineRule="auto"/>
              <w:ind w:left="714" w:hanging="357"/>
              <w:contextualSpacing w:val="0"/>
              <w:cnfStyle w:val="100000000000" w:firstRow="1" w:lastRow="0" w:firstColumn="0" w:lastColumn="0" w:oddVBand="0" w:evenVBand="0" w:oddHBand="0" w:evenHBand="0" w:firstRowFirstColumn="0" w:firstRowLastColumn="0" w:lastRowFirstColumn="0" w:lastRowLastColumn="0"/>
              <w:rPr>
                <w:b w:val="0"/>
                <w:bCs w:val="0"/>
                <w:sz w:val="20"/>
                <w:szCs w:val="20"/>
              </w:rPr>
            </w:pPr>
            <w:r w:rsidRPr="00154AF0">
              <w:rPr>
                <w:b w:val="0"/>
                <w:bCs w:val="0"/>
                <w:sz w:val="20"/>
                <w:szCs w:val="20"/>
              </w:rPr>
              <w:t xml:space="preserve">To </w:t>
            </w:r>
            <w:r w:rsidRPr="00154AF0">
              <w:rPr>
                <w:sz w:val="20"/>
                <w:szCs w:val="20"/>
              </w:rPr>
              <w:t>draw a new object</w:t>
            </w:r>
            <w:r w:rsidRPr="00154AF0">
              <w:rPr>
                <w:b w:val="0"/>
                <w:bCs w:val="0"/>
                <w:sz w:val="20"/>
                <w:szCs w:val="20"/>
              </w:rPr>
              <w:t xml:space="preserve"> start painting on the background (brush cursor is white).</w:t>
            </w:r>
          </w:p>
          <w:p w14:paraId="120DFB39" w14:textId="77777777" w:rsidR="00154AF0" w:rsidRPr="00154AF0" w:rsidRDefault="00154AF0" w:rsidP="00154AF0">
            <w:pPr>
              <w:pStyle w:val="ListParagraph"/>
              <w:numPr>
                <w:ilvl w:val="0"/>
                <w:numId w:val="29"/>
              </w:numPr>
              <w:spacing w:after="240" w:line="240" w:lineRule="auto"/>
              <w:ind w:left="714" w:hanging="357"/>
              <w:contextualSpacing w:val="0"/>
              <w:cnfStyle w:val="100000000000" w:firstRow="1" w:lastRow="0" w:firstColumn="0" w:lastColumn="0" w:oddVBand="0" w:evenVBand="0" w:oddHBand="0" w:evenHBand="0" w:firstRowFirstColumn="0" w:firstRowLastColumn="0" w:lastRowFirstColumn="0" w:lastRowLastColumn="0"/>
              <w:rPr>
                <w:b w:val="0"/>
                <w:bCs w:val="0"/>
              </w:rPr>
            </w:pPr>
            <w:r w:rsidRPr="00154AF0">
              <w:rPr>
                <w:sz w:val="20"/>
                <w:szCs w:val="20"/>
              </w:rPr>
              <w:t>Modify an object</w:t>
            </w:r>
            <w:r w:rsidRPr="00154AF0">
              <w:rPr>
                <w:b w:val="0"/>
                <w:bCs w:val="0"/>
                <w:sz w:val="20"/>
                <w:szCs w:val="20"/>
              </w:rPr>
              <w:t xml:space="preserve"> by starting to paint from the object (brush cursors takes the </w:t>
            </w:r>
            <w:proofErr w:type="spellStart"/>
            <w:r w:rsidRPr="00154AF0">
              <w:rPr>
                <w:b w:val="0"/>
                <w:bCs w:val="0"/>
                <w:sz w:val="20"/>
                <w:szCs w:val="20"/>
              </w:rPr>
              <w:t>color</w:t>
            </w:r>
            <w:proofErr w:type="spellEnd"/>
            <w:r w:rsidRPr="00154AF0">
              <w:rPr>
                <w:b w:val="0"/>
                <w:bCs w:val="0"/>
                <w:sz w:val="20"/>
                <w:szCs w:val="20"/>
              </w:rPr>
              <w:t xml:space="preserve"> of the object you are about to modify)</w:t>
            </w:r>
          </w:p>
          <w:p w14:paraId="4F149164" w14:textId="7062E982" w:rsidR="00154AF0" w:rsidRPr="00154AF0" w:rsidRDefault="00154AF0" w:rsidP="00154AF0">
            <w:pPr>
              <w:spacing w:after="240" w:line="240"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154AF0">
              <w:rPr>
                <w:b w:val="0"/>
                <w:bCs w:val="0"/>
                <w:i/>
                <w:iCs/>
                <w:sz w:val="20"/>
                <w:szCs w:val="20"/>
              </w:rPr>
              <w:t>NOTE: The brush will add the new object UNDER existing objects unless you first press the B key twice. The brush button will then turn red and new objects will be added ABOVE existing objects.</w:t>
            </w:r>
            <w:r w:rsidR="00C14040">
              <w:rPr>
                <w:b w:val="0"/>
                <w:bCs w:val="0"/>
                <w:i/>
                <w:iCs/>
                <w:sz w:val="20"/>
                <w:szCs w:val="20"/>
              </w:rPr>
              <w:t xml:space="preserve"> </w:t>
            </w:r>
            <w:r w:rsidR="00C14040" w:rsidRPr="00F227A4">
              <w:rPr>
                <w:b w:val="0"/>
                <w:bCs w:val="0"/>
                <w:i/>
                <w:iCs/>
                <w:sz w:val="20"/>
                <w:szCs w:val="20"/>
              </w:rPr>
              <w:t xml:space="preserve">Restore default behaviour by pressing </w:t>
            </w:r>
            <w:r w:rsidR="00F227A4">
              <w:rPr>
                <w:b w:val="0"/>
                <w:bCs w:val="0"/>
                <w:i/>
                <w:iCs/>
                <w:sz w:val="20"/>
                <w:szCs w:val="20"/>
              </w:rPr>
              <w:t>B</w:t>
            </w:r>
            <w:r w:rsidR="00C14040" w:rsidRPr="00F227A4">
              <w:rPr>
                <w:b w:val="0"/>
                <w:bCs w:val="0"/>
                <w:i/>
                <w:iCs/>
                <w:sz w:val="20"/>
                <w:szCs w:val="20"/>
              </w:rPr>
              <w:t xml:space="preserve"> twice again.</w:t>
            </w:r>
          </w:p>
        </w:tc>
      </w:tr>
      <w:tr w:rsidR="008E1089" w14:paraId="639466C2"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0EE12F5C" w14:textId="4DA7BDB1" w:rsidR="008E1089" w:rsidRDefault="008E1089" w:rsidP="00154AF0">
            <w:pPr>
              <w:spacing w:line="259" w:lineRule="auto"/>
            </w:pPr>
            <w:r>
              <w:rPr>
                <w:noProof/>
              </w:rPr>
              <w:drawing>
                <wp:inline distT="0" distB="0" distL="0" distR="0" wp14:anchorId="49A3AF40" wp14:editId="1467EF84">
                  <wp:extent cx="540000" cy="5400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8432" w:type="dxa"/>
            <w:vAlign w:val="center"/>
          </w:tcPr>
          <w:p w14:paraId="7230FDE3" w14:textId="25C46A4D" w:rsidR="007915E9" w:rsidRPr="007915E9" w:rsidRDefault="007915E9" w:rsidP="007915E9">
            <w:pPr>
              <w:spacing w:before="240" w:after="240" w:line="259" w:lineRule="auto"/>
              <w:cnfStyle w:val="000000100000" w:firstRow="0" w:lastRow="0" w:firstColumn="0" w:lastColumn="0" w:oddVBand="0" w:evenVBand="0" w:oddHBand="1" w:evenHBand="0" w:firstRowFirstColumn="0" w:firstRowLastColumn="0" w:lastRowFirstColumn="0" w:lastRowLastColumn="0"/>
            </w:pPr>
            <w:r w:rsidRPr="007915E9">
              <w:rPr>
                <w:b/>
                <w:bCs/>
              </w:rPr>
              <w:t>Eraser</w:t>
            </w:r>
            <w:r w:rsidRPr="007915E9">
              <w:t xml:space="preserve"> (</w:t>
            </w:r>
            <w:r w:rsidR="00847B12">
              <w:rPr>
                <w:i/>
                <w:iCs/>
              </w:rPr>
              <w:t>right-click motion</w:t>
            </w:r>
            <w:r w:rsidRPr="007915E9">
              <w:t xml:space="preserve">): used to </w:t>
            </w:r>
            <w:r w:rsidR="007C5614">
              <w:t>erase parts of a segmented object with a circular cursor.</w:t>
            </w:r>
            <w:r w:rsidRPr="007915E9">
              <w:t xml:space="preserve"> </w:t>
            </w:r>
            <w:r w:rsidR="00C66224" w:rsidRPr="00C66224">
              <w:rPr>
                <w:i/>
                <w:iCs/>
              </w:rPr>
              <w:t xml:space="preserve">SHORTCUT: </w:t>
            </w:r>
            <w:r w:rsidR="00C66224">
              <w:rPr>
                <w:i/>
                <w:iCs/>
              </w:rPr>
              <w:t>X</w:t>
            </w:r>
            <w:r w:rsidR="00562EA1">
              <w:rPr>
                <w:i/>
                <w:iCs/>
              </w:rPr>
              <w:t xml:space="preserve"> key</w:t>
            </w:r>
          </w:p>
          <w:p w14:paraId="5C88EBF1" w14:textId="77777777" w:rsidR="007915E9" w:rsidRPr="007915E9" w:rsidRDefault="007915E9" w:rsidP="007915E9">
            <w:pPr>
              <w:spacing w:after="120" w:line="259" w:lineRule="auto"/>
              <w:cnfStyle w:val="000000100000" w:firstRow="0" w:lastRow="0" w:firstColumn="0" w:lastColumn="0" w:oddVBand="0" w:evenVBand="0" w:oddHBand="1" w:evenHBand="0" w:firstRowFirstColumn="0" w:firstRowLastColumn="0" w:lastRowFirstColumn="0" w:lastRowLastColumn="0"/>
            </w:pPr>
            <w:r w:rsidRPr="007915E9">
              <w:t xml:space="preserve">Two </w:t>
            </w:r>
            <w:r w:rsidRPr="00C66224">
              <w:rPr>
                <w:b/>
                <w:bCs/>
              </w:rPr>
              <w:t>modes</w:t>
            </w:r>
            <w:r w:rsidRPr="007915E9">
              <w:t>:</w:t>
            </w:r>
          </w:p>
          <w:p w14:paraId="0BD06DC5" w14:textId="05A8F3E1" w:rsidR="007915E9" w:rsidRPr="007915E9" w:rsidRDefault="00CA652A" w:rsidP="007915E9">
            <w:pPr>
              <w:pStyle w:val="ListParagraph"/>
              <w:numPr>
                <w:ilvl w:val="0"/>
                <w:numId w:val="29"/>
              </w:numPr>
              <w:spacing w:after="80" w:line="259" w:lineRule="auto"/>
              <w:ind w:left="714" w:hanging="357"/>
              <w:contextualSpacing w:val="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Start erasing from the background to erase </w:t>
            </w:r>
            <w:r w:rsidRPr="00C66224">
              <w:rPr>
                <w:b/>
                <w:bCs/>
                <w:sz w:val="20"/>
                <w:szCs w:val="20"/>
              </w:rPr>
              <w:t>all the objects</w:t>
            </w:r>
            <w:r>
              <w:rPr>
                <w:sz w:val="20"/>
                <w:szCs w:val="20"/>
              </w:rPr>
              <w:t xml:space="preserve"> you will pass over</w:t>
            </w:r>
            <w:r w:rsidR="00C66224">
              <w:rPr>
                <w:sz w:val="20"/>
                <w:szCs w:val="20"/>
              </w:rPr>
              <w:t xml:space="preserve"> (eraser cursor is red)</w:t>
            </w:r>
            <w:r>
              <w:rPr>
                <w:sz w:val="20"/>
                <w:szCs w:val="20"/>
              </w:rPr>
              <w:t>.</w:t>
            </w:r>
          </w:p>
          <w:p w14:paraId="560FE3A6" w14:textId="6C6F1585" w:rsidR="007915E9" w:rsidRPr="007915E9" w:rsidRDefault="00C66224" w:rsidP="007915E9">
            <w:pPr>
              <w:pStyle w:val="ListParagraph"/>
              <w:numPr>
                <w:ilvl w:val="0"/>
                <w:numId w:val="29"/>
              </w:numPr>
              <w:spacing w:after="240" w:line="240" w:lineRule="auto"/>
              <w:ind w:left="714" w:hanging="357"/>
              <w:contextualSpacing w:val="0"/>
              <w:cnfStyle w:val="000000100000" w:firstRow="0" w:lastRow="0" w:firstColumn="0" w:lastColumn="0" w:oddVBand="0" w:evenVBand="0" w:oddHBand="1" w:evenHBand="0" w:firstRowFirstColumn="0" w:firstRowLastColumn="0" w:lastRowFirstColumn="0" w:lastRowLastColumn="0"/>
            </w:pPr>
            <w:r>
              <w:rPr>
                <w:sz w:val="20"/>
                <w:szCs w:val="20"/>
              </w:rPr>
              <w:t>Start erasing from a specific object to erase ONLY that object (eraser cursor keeps the colour of the object you start erasing from).</w:t>
            </w:r>
          </w:p>
          <w:p w14:paraId="6FE29C55" w14:textId="0467502D" w:rsidR="008E1089" w:rsidRDefault="007915E9" w:rsidP="007915E9">
            <w:pPr>
              <w:spacing w:after="240" w:line="259" w:lineRule="auto"/>
              <w:cnfStyle w:val="000000100000" w:firstRow="0" w:lastRow="0" w:firstColumn="0" w:lastColumn="0" w:oddVBand="0" w:evenVBand="0" w:oddHBand="1" w:evenHBand="0" w:firstRowFirstColumn="0" w:firstRowLastColumn="0" w:lastRowFirstColumn="0" w:lastRowLastColumn="0"/>
            </w:pPr>
            <w:r w:rsidRPr="007915E9">
              <w:rPr>
                <w:i/>
                <w:iCs/>
                <w:sz w:val="20"/>
                <w:szCs w:val="20"/>
              </w:rPr>
              <w:t xml:space="preserve">NOTE: </w:t>
            </w:r>
            <w:r w:rsidR="00C66224">
              <w:rPr>
                <w:i/>
                <w:iCs/>
                <w:sz w:val="20"/>
                <w:szCs w:val="20"/>
              </w:rPr>
              <w:t>To enforce erasing any object you pass over, even if you start from a specific one, press the X key twice</w:t>
            </w:r>
            <w:r w:rsidR="002D3B0A">
              <w:rPr>
                <w:i/>
                <w:iCs/>
                <w:sz w:val="20"/>
                <w:szCs w:val="20"/>
              </w:rPr>
              <w:t>. The eraser button will then turn RED.</w:t>
            </w:r>
            <w:r w:rsidR="00160FCE">
              <w:rPr>
                <w:i/>
                <w:iCs/>
                <w:sz w:val="20"/>
                <w:szCs w:val="20"/>
              </w:rPr>
              <w:t xml:space="preserve"> Restore default behaviour by pressing X twice again.</w:t>
            </w:r>
          </w:p>
        </w:tc>
      </w:tr>
      <w:tr w:rsidR="008E1089" w14:paraId="6C3CFAB9"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4F37004F" w14:textId="0BD514EA" w:rsidR="008E1089" w:rsidRDefault="008E1089" w:rsidP="00154AF0">
            <w:pPr>
              <w:spacing w:line="259" w:lineRule="auto"/>
            </w:pPr>
            <w:r w:rsidRPr="008E1089">
              <w:rPr>
                <w:noProof/>
              </w:rPr>
              <w:drawing>
                <wp:inline distT="0" distB="0" distL="0" distR="0" wp14:anchorId="088FFDB3" wp14:editId="00578ED0">
                  <wp:extent cx="540000" cy="477911"/>
                  <wp:effectExtent l="0" t="0" r="0" b="0"/>
                  <wp:docPr id="209" name="Graphic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540000" cy="477911"/>
                          </a:xfrm>
                          <a:prstGeom prst="rect">
                            <a:avLst/>
                          </a:prstGeom>
                        </pic:spPr>
                      </pic:pic>
                    </a:graphicData>
                  </a:graphic>
                </wp:inline>
              </w:drawing>
            </w:r>
          </w:p>
        </w:tc>
        <w:tc>
          <w:tcPr>
            <w:tcW w:w="8432" w:type="dxa"/>
            <w:vAlign w:val="center"/>
          </w:tcPr>
          <w:p w14:paraId="1B7A065E" w14:textId="598A2D08" w:rsidR="00A10FF6" w:rsidRPr="007915E9" w:rsidRDefault="00A10FF6" w:rsidP="00A10FF6">
            <w:pPr>
              <w:spacing w:before="240" w:after="240" w:line="259" w:lineRule="auto"/>
              <w:cnfStyle w:val="000000000000" w:firstRow="0" w:lastRow="0" w:firstColumn="0" w:lastColumn="0" w:oddVBand="0" w:evenVBand="0" w:oddHBand="0" w:evenHBand="0" w:firstRowFirstColumn="0" w:firstRowLastColumn="0" w:lastRowFirstColumn="0" w:lastRowLastColumn="0"/>
            </w:pPr>
            <w:r w:rsidRPr="00A10FF6">
              <w:rPr>
                <w:b/>
                <w:bCs/>
              </w:rPr>
              <w:t>Curvature tool</w:t>
            </w:r>
            <w:r>
              <w:t xml:space="preserve">: used to draw new objects by drawing a spline with multiple anchor points. </w:t>
            </w:r>
            <w:r w:rsidRPr="00C66224">
              <w:rPr>
                <w:i/>
                <w:iCs/>
              </w:rPr>
              <w:t xml:space="preserve">SHORTCUT: </w:t>
            </w:r>
            <w:r>
              <w:rPr>
                <w:i/>
                <w:iCs/>
              </w:rPr>
              <w:t>C key</w:t>
            </w:r>
          </w:p>
          <w:p w14:paraId="33530C28" w14:textId="77777777" w:rsidR="00A10FF6" w:rsidRPr="007915E9" w:rsidRDefault="00A10FF6" w:rsidP="00A10FF6">
            <w:pPr>
              <w:spacing w:after="120" w:line="259" w:lineRule="auto"/>
              <w:cnfStyle w:val="000000000000" w:firstRow="0" w:lastRow="0" w:firstColumn="0" w:lastColumn="0" w:oddVBand="0" w:evenVBand="0" w:oddHBand="0" w:evenHBand="0" w:firstRowFirstColumn="0" w:firstRowLastColumn="0" w:lastRowFirstColumn="0" w:lastRowLastColumn="0"/>
            </w:pPr>
            <w:r w:rsidRPr="007915E9">
              <w:t xml:space="preserve">Two </w:t>
            </w:r>
            <w:r w:rsidRPr="00C66224">
              <w:rPr>
                <w:b/>
                <w:bCs/>
              </w:rPr>
              <w:t>modes</w:t>
            </w:r>
            <w:r w:rsidRPr="007915E9">
              <w:t>:</w:t>
            </w:r>
          </w:p>
          <w:p w14:paraId="3FBBDC4E" w14:textId="2AFFAEEB" w:rsidR="00A10FF6" w:rsidRPr="00A10FF6" w:rsidRDefault="00A10FF6" w:rsidP="00A10FF6">
            <w:pPr>
              <w:pStyle w:val="ListParagraph"/>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A10FF6">
              <w:rPr>
                <w:sz w:val="20"/>
                <w:szCs w:val="20"/>
              </w:rPr>
              <w:t xml:space="preserve">Consecutive </w:t>
            </w:r>
            <w:r w:rsidRPr="00A10FF6">
              <w:rPr>
                <w:b/>
                <w:bCs/>
                <w:sz w:val="20"/>
                <w:szCs w:val="20"/>
              </w:rPr>
              <w:t>left-clicks</w:t>
            </w:r>
            <w:r w:rsidRPr="00A10FF6">
              <w:rPr>
                <w:sz w:val="20"/>
                <w:szCs w:val="20"/>
              </w:rPr>
              <w:t xml:space="preserve"> to </w:t>
            </w:r>
            <w:r w:rsidRPr="00A10FF6">
              <w:rPr>
                <w:b/>
                <w:bCs/>
                <w:sz w:val="20"/>
                <w:szCs w:val="20"/>
              </w:rPr>
              <w:t>manually</w:t>
            </w:r>
            <w:r w:rsidRPr="00A10FF6">
              <w:rPr>
                <w:sz w:val="20"/>
                <w:szCs w:val="20"/>
              </w:rPr>
              <w:t xml:space="preserve"> draw an object with a spline</w:t>
            </w:r>
            <w:r w:rsidR="00BF4696">
              <w:rPr>
                <w:sz w:val="20"/>
                <w:szCs w:val="20"/>
              </w:rPr>
              <w:t>.</w:t>
            </w:r>
          </w:p>
          <w:p w14:paraId="0C13BCC1" w14:textId="48D134E1" w:rsidR="00A10FF6" w:rsidRDefault="00A10FF6" w:rsidP="00F85DF2">
            <w:pPr>
              <w:pStyle w:val="ListParagraph"/>
              <w:numPr>
                <w:ilvl w:val="0"/>
                <w:numId w:val="30"/>
              </w:numPr>
              <w:spacing w:after="240" w:line="259" w:lineRule="auto"/>
              <w:ind w:left="714" w:hanging="357"/>
              <w:cnfStyle w:val="000000000000" w:firstRow="0" w:lastRow="0" w:firstColumn="0" w:lastColumn="0" w:oddVBand="0" w:evenVBand="0" w:oddHBand="0" w:evenHBand="0" w:firstRowFirstColumn="0" w:firstRowLastColumn="0" w:lastRowFirstColumn="0" w:lastRowLastColumn="0"/>
            </w:pPr>
            <w:r w:rsidRPr="00A10FF6">
              <w:rPr>
                <w:b/>
                <w:bCs/>
                <w:sz w:val="20"/>
                <w:szCs w:val="20"/>
              </w:rPr>
              <w:t>Right-click</w:t>
            </w:r>
            <w:r w:rsidRPr="00A10FF6">
              <w:rPr>
                <w:sz w:val="20"/>
                <w:szCs w:val="20"/>
              </w:rPr>
              <w:t xml:space="preserve"> with a drawing motion to </w:t>
            </w:r>
            <w:r w:rsidRPr="00A10FF6">
              <w:rPr>
                <w:b/>
                <w:bCs/>
                <w:sz w:val="20"/>
                <w:szCs w:val="20"/>
              </w:rPr>
              <w:t>automatically</w:t>
            </w:r>
            <w:r w:rsidRPr="00A10FF6">
              <w:rPr>
                <w:sz w:val="20"/>
                <w:szCs w:val="20"/>
              </w:rPr>
              <w:t xml:space="preserve"> follow an intensity line</w:t>
            </w:r>
            <w:r w:rsidR="00BF4696">
              <w:rPr>
                <w:sz w:val="20"/>
                <w:szCs w:val="20"/>
              </w:rPr>
              <w:t>.</w:t>
            </w:r>
          </w:p>
        </w:tc>
      </w:tr>
      <w:tr w:rsidR="008E1089" w14:paraId="67181695"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7A6B7766" w14:textId="19FF249D" w:rsidR="008E1089" w:rsidRDefault="008E1089" w:rsidP="00154AF0">
            <w:pPr>
              <w:spacing w:line="259" w:lineRule="auto"/>
            </w:pPr>
            <w:r w:rsidRPr="008E1089">
              <w:rPr>
                <w:noProof/>
              </w:rPr>
              <w:drawing>
                <wp:inline distT="0" distB="0" distL="0" distR="0" wp14:anchorId="6C2C479D" wp14:editId="558D8ABF">
                  <wp:extent cx="540000" cy="540000"/>
                  <wp:effectExtent l="0" t="0" r="0" b="0"/>
                  <wp:docPr id="210" name="Graph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7E4F438" w14:textId="5D90BFD9" w:rsidR="00445DE8" w:rsidRDefault="005C0DA9" w:rsidP="005C0DA9">
            <w:pPr>
              <w:spacing w:before="240" w:after="120" w:line="259" w:lineRule="auto"/>
              <w:cnfStyle w:val="000000100000" w:firstRow="0" w:lastRow="0" w:firstColumn="0" w:lastColumn="0" w:oddVBand="0" w:evenVBand="0" w:oddHBand="1" w:evenHBand="0" w:firstRowFirstColumn="0" w:firstRowLastColumn="0" w:lastRowFirstColumn="0" w:lastRowLastColumn="0"/>
            </w:pPr>
            <w:r w:rsidRPr="00F85DF2">
              <w:rPr>
                <w:b/>
                <w:bCs/>
              </w:rPr>
              <w:t>Hull contour</w:t>
            </w:r>
            <w:r>
              <w:t xml:space="preserve">: replace object with its hull contour image. Useful to </w:t>
            </w:r>
            <w:r w:rsidRPr="00F85DF2">
              <w:rPr>
                <w:b/>
                <w:bCs/>
              </w:rPr>
              <w:t>fill holes</w:t>
            </w:r>
            <w:r>
              <w:t xml:space="preserve"> and </w:t>
            </w:r>
            <w:r w:rsidRPr="00F85DF2">
              <w:rPr>
                <w:b/>
                <w:bCs/>
              </w:rPr>
              <w:t>cracks</w:t>
            </w:r>
            <w:r>
              <w:t>.</w:t>
            </w:r>
            <w:r w:rsidR="00445DE8">
              <w:t xml:space="preserve"> </w:t>
            </w:r>
            <w:r w:rsidR="00445DE8" w:rsidRPr="00C66224">
              <w:rPr>
                <w:i/>
                <w:iCs/>
              </w:rPr>
              <w:t xml:space="preserve">SHORTCUT: </w:t>
            </w:r>
            <w:r w:rsidR="00445DE8">
              <w:rPr>
                <w:i/>
                <w:iCs/>
              </w:rPr>
              <w:t>F key</w:t>
            </w:r>
          </w:p>
          <w:p w14:paraId="07D08F5A" w14:textId="1CE66BFD" w:rsidR="00F85DF2" w:rsidRPr="00F85DF2" w:rsidRDefault="005C0DA9" w:rsidP="005C0DA9">
            <w:pPr>
              <w:spacing w:after="240"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BF4696">
              <w:rPr>
                <w:sz w:val="20"/>
                <w:szCs w:val="20"/>
              </w:rPr>
              <w:t>.</w:t>
            </w:r>
          </w:p>
        </w:tc>
      </w:tr>
      <w:tr w:rsidR="008E1089" w14:paraId="184FA966"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22273663" w14:textId="7BAF209C" w:rsidR="008E1089" w:rsidRDefault="004F189A" w:rsidP="00154AF0">
            <w:pPr>
              <w:spacing w:line="259" w:lineRule="auto"/>
            </w:pPr>
            <w:r w:rsidRPr="004F189A">
              <w:rPr>
                <w:noProof/>
              </w:rPr>
              <w:drawing>
                <wp:inline distT="0" distB="0" distL="0" distR="0" wp14:anchorId="08830599" wp14:editId="45F405A4">
                  <wp:extent cx="540000" cy="540000"/>
                  <wp:effectExtent l="0" t="0" r="0" b="0"/>
                  <wp:docPr id="211" name="Graph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0FF30F54" w14:textId="7BF49883" w:rsidR="005C0DA9" w:rsidRDefault="005C0DA9" w:rsidP="005C0DA9">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Edit ID</w:t>
            </w:r>
            <w:r>
              <w:t>: replace the ID of an object with a manually inserted one.</w:t>
            </w:r>
            <w:r w:rsidR="00445DE8" w:rsidRPr="00C66224">
              <w:rPr>
                <w:i/>
                <w:iCs/>
              </w:rPr>
              <w:t xml:space="preserve"> SHORTCUT: </w:t>
            </w:r>
            <w:r w:rsidR="00B4704F">
              <w:rPr>
                <w:i/>
                <w:iCs/>
              </w:rPr>
              <w:t>N</w:t>
            </w:r>
            <w:r w:rsidR="00445DE8">
              <w:rPr>
                <w:i/>
                <w:iCs/>
              </w:rPr>
              <w:t xml:space="preserve"> key</w:t>
            </w:r>
          </w:p>
          <w:p w14:paraId="555E28CA" w14:textId="4EC990FE" w:rsidR="008E1089" w:rsidRDefault="005C0DA9" w:rsidP="005C0DA9">
            <w:pPr>
              <w:spacing w:after="240" w:line="259" w:lineRule="auto"/>
              <w:cnfStyle w:val="000000000000" w:firstRow="0" w:lastRow="0" w:firstColumn="0" w:lastColumn="0" w:oddVBand="0" w:evenVBand="0" w:oddHBand="0"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BF4696">
              <w:rPr>
                <w:sz w:val="20"/>
                <w:szCs w:val="20"/>
              </w:rPr>
              <w:t>.</w:t>
            </w:r>
          </w:p>
        </w:tc>
      </w:tr>
    </w:tbl>
    <w:p w14:paraId="4DCD3628" w14:textId="77777777" w:rsidR="004524FB" w:rsidRDefault="004524FB">
      <w:r>
        <w:rPr>
          <w:b/>
          <w:bCs/>
        </w:rPr>
        <w:br w:type="page"/>
      </w:r>
    </w:p>
    <w:tbl>
      <w:tblPr>
        <w:tblStyle w:val="PlainTable4"/>
        <w:tblW w:w="9498" w:type="dxa"/>
        <w:tblLook w:val="04A0" w:firstRow="1" w:lastRow="0" w:firstColumn="1" w:lastColumn="0" w:noHBand="0" w:noVBand="1"/>
      </w:tblPr>
      <w:tblGrid>
        <w:gridCol w:w="1066"/>
        <w:gridCol w:w="8432"/>
      </w:tblGrid>
      <w:tr w:rsidR="008E1089" w14:paraId="6A001D97" w14:textId="77777777" w:rsidTr="00A10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432263A1" w14:textId="2C22CADC" w:rsidR="008E1089" w:rsidRDefault="004F189A" w:rsidP="00154AF0">
            <w:pPr>
              <w:spacing w:line="259" w:lineRule="auto"/>
            </w:pPr>
            <w:r w:rsidRPr="004F189A">
              <w:rPr>
                <w:noProof/>
              </w:rPr>
              <w:lastRenderedPageBreak/>
              <w:drawing>
                <wp:inline distT="0" distB="0" distL="0" distR="0" wp14:anchorId="24E25ABF" wp14:editId="573A68E0">
                  <wp:extent cx="540000" cy="540000"/>
                  <wp:effectExtent l="0" t="0" r="0" b="0"/>
                  <wp:docPr id="212" name="Graph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5FC88F6C" w14:textId="692B8839" w:rsidR="005C0DA9" w:rsidRPr="004524FB" w:rsidRDefault="00A06A10" w:rsidP="005C0DA9">
            <w:pPr>
              <w:spacing w:before="240" w:after="120" w:line="259" w:lineRule="auto"/>
              <w:cnfStyle w:val="100000000000" w:firstRow="1" w:lastRow="0" w:firstColumn="0" w:lastColumn="0" w:oddVBand="0" w:evenVBand="0" w:oddHBand="0" w:evenHBand="0" w:firstRowFirstColumn="0" w:firstRowLastColumn="0" w:lastRowFirstColumn="0" w:lastRowLastColumn="0"/>
              <w:rPr>
                <w:b w:val="0"/>
                <w:bCs w:val="0"/>
              </w:rPr>
            </w:pPr>
            <w:r w:rsidRPr="004524FB">
              <w:t>Separate objects</w:t>
            </w:r>
            <w:r w:rsidR="005C0DA9" w:rsidRPr="004524FB">
              <w:rPr>
                <w:b w:val="0"/>
                <w:bCs w:val="0"/>
              </w:rPr>
              <w:t xml:space="preserve">: </w:t>
            </w:r>
            <w:r w:rsidRPr="004524FB">
              <w:rPr>
                <w:b w:val="0"/>
                <w:bCs w:val="0"/>
              </w:rPr>
              <w:t>used to separate merged objects</w:t>
            </w:r>
            <w:r w:rsidR="005C0DA9" w:rsidRPr="004524FB">
              <w:rPr>
                <w:b w:val="0"/>
                <w:bCs w:val="0"/>
              </w:rPr>
              <w:t>.</w:t>
            </w:r>
            <w:r w:rsidR="00445DE8" w:rsidRPr="004524FB">
              <w:rPr>
                <w:b w:val="0"/>
                <w:bCs w:val="0"/>
                <w:i/>
                <w:iCs/>
              </w:rPr>
              <w:t xml:space="preserve"> SHORTCUT: </w:t>
            </w:r>
            <w:r w:rsidR="006F084C" w:rsidRPr="004524FB">
              <w:rPr>
                <w:b w:val="0"/>
                <w:bCs w:val="0"/>
                <w:i/>
                <w:iCs/>
              </w:rPr>
              <w:t>S</w:t>
            </w:r>
            <w:r w:rsidR="00445DE8" w:rsidRPr="004524FB">
              <w:rPr>
                <w:b w:val="0"/>
                <w:bCs w:val="0"/>
                <w:i/>
                <w:iCs/>
              </w:rPr>
              <w:t xml:space="preserve"> key</w:t>
            </w:r>
          </w:p>
          <w:p w14:paraId="2173647C" w14:textId="77777777" w:rsidR="00A06A10" w:rsidRDefault="005C0DA9" w:rsidP="005C0DA9">
            <w:p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524FB">
              <w:rPr>
                <w:sz w:val="20"/>
                <w:szCs w:val="20"/>
              </w:rPr>
              <w:t>Usage</w:t>
            </w:r>
            <w:r w:rsidRPr="004524FB">
              <w:rPr>
                <w:b w:val="0"/>
                <w:bCs w:val="0"/>
                <w:sz w:val="20"/>
                <w:szCs w:val="20"/>
              </w:rPr>
              <w:t xml:space="preserve">: first </w:t>
            </w:r>
            <w:r w:rsidRPr="004524FB">
              <w:rPr>
                <w:b w:val="0"/>
                <w:bCs w:val="0"/>
                <w:i/>
                <w:iCs/>
                <w:sz w:val="20"/>
                <w:szCs w:val="20"/>
              </w:rPr>
              <w:t>activate the button</w:t>
            </w:r>
            <w:r w:rsidRPr="004524FB">
              <w:rPr>
                <w:b w:val="0"/>
                <w:bCs w:val="0"/>
                <w:sz w:val="20"/>
                <w:szCs w:val="20"/>
              </w:rPr>
              <w:t xml:space="preserve"> </w:t>
            </w:r>
            <w:r w:rsidR="007E79F4" w:rsidRPr="004524FB">
              <w:rPr>
                <w:b w:val="0"/>
                <w:bCs w:val="0"/>
                <w:sz w:val="20"/>
                <w:szCs w:val="20"/>
              </w:rPr>
              <w:t>(left-click or shortcut)</w:t>
            </w:r>
            <w:r w:rsidRPr="004524FB">
              <w:rPr>
                <w:b w:val="0"/>
                <w:bCs w:val="0"/>
                <w:sz w:val="20"/>
                <w:szCs w:val="20"/>
              </w:rPr>
              <w:t xml:space="preserve"> and then </w:t>
            </w:r>
            <w:r w:rsidRPr="004524FB">
              <w:rPr>
                <w:b w:val="0"/>
                <w:bCs w:val="0"/>
                <w:i/>
                <w:iCs/>
                <w:sz w:val="20"/>
                <w:szCs w:val="20"/>
              </w:rPr>
              <w:t>RIGHT-click</w:t>
            </w:r>
            <w:r w:rsidRPr="004524FB">
              <w:rPr>
                <w:b w:val="0"/>
                <w:bCs w:val="0"/>
                <w:sz w:val="20"/>
                <w:szCs w:val="20"/>
              </w:rPr>
              <w:t xml:space="preserve"> on the requested object</w:t>
            </w:r>
            <w:r w:rsidR="00A06A10" w:rsidRPr="004524FB">
              <w:rPr>
                <w:b w:val="0"/>
                <w:bCs w:val="0"/>
                <w:sz w:val="20"/>
                <w:szCs w:val="20"/>
              </w:rPr>
              <w:t xml:space="preserve"> to first attempt </w:t>
            </w:r>
            <w:r w:rsidR="00A06A10" w:rsidRPr="004524FB">
              <w:rPr>
                <w:sz w:val="20"/>
                <w:szCs w:val="20"/>
              </w:rPr>
              <w:t>automatic separation</w:t>
            </w:r>
            <w:r w:rsidR="00A06A10" w:rsidRPr="004524FB">
              <w:rPr>
                <w:b w:val="0"/>
                <w:bCs w:val="0"/>
                <w:sz w:val="20"/>
                <w:szCs w:val="20"/>
              </w:rPr>
              <w:t xml:space="preserve"> (works well with two objects separated by a constriction) or </w:t>
            </w:r>
            <w:r w:rsidR="00A06A10" w:rsidRPr="004524FB">
              <w:rPr>
                <w:b w:val="0"/>
                <w:bCs w:val="0"/>
                <w:i/>
                <w:iCs/>
                <w:sz w:val="20"/>
                <w:szCs w:val="20"/>
              </w:rPr>
              <w:t>LEFT-click</w:t>
            </w:r>
            <w:r w:rsidR="00A06A10" w:rsidRPr="004524FB">
              <w:rPr>
                <w:b w:val="0"/>
                <w:bCs w:val="0"/>
                <w:sz w:val="20"/>
                <w:szCs w:val="20"/>
              </w:rPr>
              <w:t xml:space="preserve"> to go straight to </w:t>
            </w:r>
            <w:r w:rsidR="00A06A10" w:rsidRPr="004524FB">
              <w:rPr>
                <w:sz w:val="20"/>
                <w:szCs w:val="20"/>
              </w:rPr>
              <w:t>manual separation</w:t>
            </w:r>
            <w:r w:rsidR="00A06A10" w:rsidRPr="004524FB">
              <w:rPr>
                <w:b w:val="0"/>
                <w:bCs w:val="0"/>
                <w:sz w:val="20"/>
                <w:szCs w:val="20"/>
              </w:rPr>
              <w:t>.</w:t>
            </w:r>
            <w:r w:rsidR="0070758D">
              <w:rPr>
                <w:sz w:val="20"/>
                <w:szCs w:val="20"/>
              </w:rPr>
              <w:t xml:space="preserve"> </w:t>
            </w:r>
          </w:p>
          <w:p w14:paraId="3F49B543" w14:textId="77777777" w:rsidR="004524FB" w:rsidRDefault="004524FB" w:rsidP="005C0DA9">
            <w:pPr>
              <w:spacing w:after="240" w:line="259"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4524FB">
              <w:rPr>
                <w:b w:val="0"/>
                <w:bCs w:val="0"/>
                <w:sz w:val="20"/>
                <w:szCs w:val="20"/>
              </w:rPr>
              <w:t xml:space="preserve">When </w:t>
            </w:r>
            <w:r w:rsidRPr="004524FB">
              <w:rPr>
                <w:sz w:val="20"/>
                <w:szCs w:val="20"/>
              </w:rPr>
              <w:t>manual separation</w:t>
            </w:r>
            <w:r w:rsidRPr="004524FB">
              <w:rPr>
                <w:b w:val="0"/>
                <w:bCs w:val="0"/>
                <w:sz w:val="20"/>
                <w:szCs w:val="20"/>
              </w:rPr>
              <w:t xml:space="preserve"> is triggered, a window with only the object you clicked one will appear (see screenshot below).</w:t>
            </w:r>
            <w:r>
              <w:rPr>
                <w:b w:val="0"/>
                <w:bCs w:val="0"/>
                <w:sz w:val="20"/>
                <w:szCs w:val="20"/>
              </w:rPr>
              <w:t xml:space="preserve"> To separate the object along a curved line, you need </w:t>
            </w:r>
            <w:r w:rsidRPr="004524FB">
              <w:rPr>
                <w:sz w:val="20"/>
                <w:szCs w:val="20"/>
              </w:rPr>
              <w:t xml:space="preserve">three </w:t>
            </w:r>
            <w:r w:rsidRPr="004524FB">
              <w:rPr>
                <w:i/>
                <w:iCs/>
                <w:sz w:val="20"/>
                <w:szCs w:val="20"/>
              </w:rPr>
              <w:t>RIGHT clicks</w:t>
            </w:r>
            <w:r>
              <w:rPr>
                <w:b w:val="0"/>
                <w:bCs w:val="0"/>
                <w:i/>
                <w:iCs/>
                <w:sz w:val="20"/>
                <w:szCs w:val="20"/>
              </w:rPr>
              <w:t>:</w:t>
            </w:r>
          </w:p>
          <w:p w14:paraId="39CB5D83" w14:textId="5BDB8B8A"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First</w:t>
            </w:r>
            <w:r w:rsidRPr="004524FB">
              <w:rPr>
                <w:b w:val="0"/>
                <w:bCs w:val="0"/>
                <w:sz w:val="20"/>
                <w:szCs w:val="20"/>
              </w:rPr>
              <w:t xml:space="preserve">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sidRPr="004524FB">
              <w:rPr>
                <w:b w:val="0"/>
                <w:bCs w:val="0"/>
                <w:sz w:val="20"/>
                <w:szCs w:val="20"/>
              </w:rPr>
              <w:t xml:space="preserve"> </w:t>
            </w:r>
            <w:r>
              <w:rPr>
                <w:b w:val="0"/>
                <w:bCs w:val="0"/>
                <w:sz w:val="20"/>
                <w:szCs w:val="20"/>
              </w:rPr>
              <w:t>where to</w:t>
            </w:r>
            <w:r w:rsidRPr="004524FB">
              <w:rPr>
                <w:b w:val="0"/>
                <w:bCs w:val="0"/>
                <w:sz w:val="20"/>
                <w:szCs w:val="20"/>
              </w:rPr>
              <w:t xml:space="preserve"> </w:t>
            </w:r>
            <w:r w:rsidRPr="004524FB">
              <w:rPr>
                <w:sz w:val="20"/>
                <w:szCs w:val="20"/>
              </w:rPr>
              <w:t>start</w:t>
            </w:r>
            <w:r w:rsidRPr="004524FB">
              <w:rPr>
                <w:b w:val="0"/>
                <w:bCs w:val="0"/>
                <w:sz w:val="20"/>
                <w:szCs w:val="20"/>
              </w:rPr>
              <w:t xml:space="preserve"> a straight </w:t>
            </w:r>
            <w:r w:rsidRPr="004524FB">
              <w:rPr>
                <w:sz w:val="20"/>
                <w:szCs w:val="20"/>
              </w:rPr>
              <w:t>line</w:t>
            </w:r>
            <w:r w:rsidRPr="004524FB">
              <w:rPr>
                <w:b w:val="0"/>
                <w:bCs w:val="0"/>
                <w:sz w:val="20"/>
                <w:szCs w:val="20"/>
              </w:rPr>
              <w:t>.</w:t>
            </w:r>
          </w:p>
          <w:p w14:paraId="46B9AB25" w14:textId="5DE1882A"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Second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Pr>
                <w:b w:val="0"/>
                <w:bCs w:val="0"/>
                <w:sz w:val="20"/>
                <w:szCs w:val="20"/>
              </w:rPr>
              <w:t xml:space="preserve"> where to </w:t>
            </w:r>
            <w:r w:rsidRPr="004524FB">
              <w:rPr>
                <w:sz w:val="20"/>
                <w:szCs w:val="20"/>
              </w:rPr>
              <w:t>end</w:t>
            </w:r>
            <w:r>
              <w:rPr>
                <w:b w:val="0"/>
                <w:bCs w:val="0"/>
                <w:sz w:val="20"/>
                <w:szCs w:val="20"/>
              </w:rPr>
              <w:t xml:space="preserve"> the straight </w:t>
            </w:r>
            <w:r w:rsidRPr="004524FB">
              <w:rPr>
                <w:sz w:val="20"/>
                <w:szCs w:val="20"/>
              </w:rPr>
              <w:t>line</w:t>
            </w:r>
            <w:r>
              <w:rPr>
                <w:b w:val="0"/>
                <w:bCs w:val="0"/>
                <w:sz w:val="20"/>
                <w:szCs w:val="20"/>
              </w:rPr>
              <w:t>.</w:t>
            </w:r>
          </w:p>
          <w:p w14:paraId="1145A5E9" w14:textId="7C90B51D" w:rsidR="004524FB" w:rsidRPr="004524FB" w:rsidRDefault="004524FB" w:rsidP="004524FB">
            <w:pPr>
              <w:pStyle w:val="ListParagraph"/>
              <w:numPr>
                <w:ilvl w:val="0"/>
                <w:numId w:val="33"/>
              </w:num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Third </w:t>
            </w:r>
            <w:r w:rsidRPr="00E91BA8">
              <w:rPr>
                <w:b w:val="0"/>
                <w:bCs w:val="0"/>
                <w:i/>
                <w:iCs/>
                <w:sz w:val="20"/>
                <w:szCs w:val="20"/>
              </w:rPr>
              <w:t>RIGHT</w:t>
            </w:r>
            <w:r w:rsidR="004A7C9E" w:rsidRPr="00E91BA8">
              <w:rPr>
                <w:b w:val="0"/>
                <w:bCs w:val="0"/>
                <w:i/>
                <w:iCs/>
                <w:sz w:val="20"/>
                <w:szCs w:val="20"/>
              </w:rPr>
              <w:t>-</w:t>
            </w:r>
            <w:r w:rsidRPr="00E91BA8">
              <w:rPr>
                <w:b w:val="0"/>
                <w:bCs w:val="0"/>
                <w:i/>
                <w:iCs/>
                <w:sz w:val="20"/>
                <w:szCs w:val="20"/>
              </w:rPr>
              <w:t>click</w:t>
            </w:r>
            <w:r>
              <w:rPr>
                <w:b w:val="0"/>
                <w:bCs w:val="0"/>
                <w:sz w:val="20"/>
                <w:szCs w:val="20"/>
              </w:rPr>
              <w:t xml:space="preserve"> to </w:t>
            </w:r>
            <w:r w:rsidRPr="004524FB">
              <w:rPr>
                <w:sz w:val="20"/>
                <w:szCs w:val="20"/>
              </w:rPr>
              <w:t>set the curvature</w:t>
            </w:r>
            <w:r>
              <w:rPr>
                <w:b w:val="0"/>
                <w:bCs w:val="0"/>
                <w:sz w:val="20"/>
                <w:szCs w:val="20"/>
              </w:rPr>
              <w:t xml:space="preserve"> of the separating curve.</w:t>
            </w:r>
          </w:p>
          <w:p w14:paraId="54BC8595" w14:textId="1623562D" w:rsidR="004524FB" w:rsidRDefault="004524FB" w:rsidP="004524FB">
            <w:pPr>
              <w:spacing w:after="24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524FB">
              <w:rPr>
                <w:b w:val="0"/>
                <w:bCs w:val="0"/>
                <w:sz w:val="20"/>
                <w:szCs w:val="20"/>
              </w:rPr>
              <w:t xml:space="preserve">The object will then be </w:t>
            </w:r>
            <w:r w:rsidRPr="004524FB">
              <w:rPr>
                <w:sz w:val="20"/>
                <w:szCs w:val="20"/>
              </w:rPr>
              <w:t>separated</w:t>
            </w:r>
            <w:r w:rsidRPr="004524FB">
              <w:rPr>
                <w:b w:val="0"/>
                <w:bCs w:val="0"/>
                <w:sz w:val="20"/>
                <w:szCs w:val="20"/>
              </w:rPr>
              <w:t xml:space="preserve"> along the drawn line.</w:t>
            </w:r>
            <w:r>
              <w:rPr>
                <w:b w:val="0"/>
                <w:bCs w:val="0"/>
                <w:sz w:val="20"/>
                <w:szCs w:val="20"/>
              </w:rPr>
              <w:t xml:space="preserve"> </w:t>
            </w:r>
          </w:p>
          <w:p w14:paraId="515CBD75" w14:textId="794F01CD" w:rsidR="004524FB" w:rsidRDefault="004524FB" w:rsidP="004524FB">
            <w:pPr>
              <w:spacing w:after="240" w:line="259" w:lineRule="auto"/>
              <w:cnfStyle w:val="100000000000" w:firstRow="1" w:lastRow="0" w:firstColumn="0" w:lastColumn="0" w:oddVBand="0" w:evenVBand="0" w:oddHBand="0" w:evenHBand="0" w:firstRowFirstColumn="0" w:firstRowLastColumn="0" w:lastRowFirstColumn="0" w:lastRowLastColumn="0"/>
              <w:rPr>
                <w:i/>
                <w:iCs/>
                <w:sz w:val="20"/>
                <w:szCs w:val="20"/>
              </w:rPr>
            </w:pPr>
            <w:r w:rsidRPr="004524FB">
              <w:rPr>
                <w:b w:val="0"/>
                <w:bCs w:val="0"/>
                <w:i/>
                <w:iCs/>
                <w:sz w:val="20"/>
                <w:szCs w:val="20"/>
              </w:rPr>
              <w:t xml:space="preserve">NOTE: to </w:t>
            </w:r>
            <w:r w:rsidRPr="000F0D47">
              <w:rPr>
                <w:i/>
                <w:iCs/>
                <w:sz w:val="20"/>
                <w:szCs w:val="20"/>
              </w:rPr>
              <w:t>help</w:t>
            </w:r>
            <w:r w:rsidRPr="004524FB">
              <w:rPr>
                <w:b w:val="0"/>
                <w:bCs w:val="0"/>
                <w:i/>
                <w:iCs/>
                <w:sz w:val="20"/>
                <w:szCs w:val="20"/>
              </w:rPr>
              <w:t xml:space="preserve"> with deciding where to draw the line you can </w:t>
            </w:r>
            <w:r w:rsidRPr="000F0D47">
              <w:rPr>
                <w:i/>
                <w:iCs/>
                <w:sz w:val="20"/>
                <w:szCs w:val="20"/>
              </w:rPr>
              <w:t>overlay</w:t>
            </w:r>
            <w:r w:rsidRPr="004524FB">
              <w:rPr>
                <w:b w:val="0"/>
                <w:bCs w:val="0"/>
                <w:i/>
                <w:iCs/>
                <w:sz w:val="20"/>
                <w:szCs w:val="20"/>
              </w:rPr>
              <w:t xml:space="preserve"> the intensity signal with the overlay button</w:t>
            </w:r>
          </w:p>
          <w:p w14:paraId="1954EC76" w14:textId="67051500" w:rsidR="004A7C9E" w:rsidRPr="004524FB" w:rsidRDefault="00E91BA8" w:rsidP="004A7C9E">
            <w:pPr>
              <w:spacing w:after="240" w:line="259" w:lineRule="auto"/>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4A7C9E">
              <w:rPr>
                <w:noProof/>
                <w:sz w:val="20"/>
                <w:szCs w:val="20"/>
              </w:rPr>
              <mc:AlternateContent>
                <mc:Choice Requires="wps">
                  <w:drawing>
                    <wp:anchor distT="45720" distB="45720" distL="114300" distR="114300" simplePos="0" relativeHeight="251722752" behindDoc="0" locked="0" layoutInCell="1" allowOverlap="1" wp14:anchorId="4C95BFDA" wp14:editId="30BCF675">
                      <wp:simplePos x="0" y="0"/>
                      <wp:positionH relativeFrom="column">
                        <wp:posOffset>1760220</wp:posOffset>
                      </wp:positionH>
                      <wp:positionV relativeFrom="paragraph">
                        <wp:posOffset>241935</wp:posOffset>
                      </wp:positionV>
                      <wp:extent cx="1159510" cy="140462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noFill/>
                              <a:ln w="9525">
                                <a:noFill/>
                                <a:miter lim="800000"/>
                                <a:headEnd/>
                                <a:tailEnd/>
                              </a:ln>
                            </wps:spPr>
                            <wps:txbx>
                              <w:txbxContent>
                                <w:p w14:paraId="5D7787E1" w14:textId="3987A3E4" w:rsidR="00E91BA8" w:rsidRPr="00E91BA8" w:rsidRDefault="00E91BA8" w:rsidP="00E91BA8">
                                  <w:pPr>
                                    <w:spacing w:after="0" w:line="240" w:lineRule="auto"/>
                                    <w:rPr>
                                      <w:b/>
                                      <w:bCs/>
                                      <w:color w:val="FF0000"/>
                                      <w:lang w:val="en-GB"/>
                                    </w:rPr>
                                  </w:pPr>
                                  <w:r>
                                    <w:rPr>
                                      <w:b/>
                                      <w:bCs/>
                                      <w:color w:val="FF0000"/>
                                      <w:lang w:val="en-GB"/>
                                    </w:rPr>
                                    <w:t>Overlay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C95BFDA" id="_x0000_t202" coordsize="21600,21600" o:spt="202" path="m,l,21600r21600,l21600,xe">
                      <v:stroke joinstyle="miter"/>
                      <v:path gradientshapeok="t" o:connecttype="rect"/>
                    </v:shapetype>
                    <v:shape id="Text Box 2" o:spid="_x0000_s1026" type="#_x0000_t202" style="position:absolute;left:0;text-align:left;margin-left:138.6pt;margin-top:19.05pt;width:91.3pt;height:110.6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" filled="f" stroked="f">
                      <v:textbox style="mso-fit-shape-to-text:t">
                        <w:txbxContent>
                          <w:p w14:paraId="5D7787E1" w14:textId="3987A3E4" w:rsidR="00E91BA8" w:rsidRPr="00E91BA8" w:rsidRDefault="00E91BA8" w:rsidP="00E91BA8">
                            <w:pPr>
                              <w:spacing w:after="0" w:line="240" w:lineRule="auto"/>
                              <w:rPr>
                                <w:b/>
                                <w:bCs/>
                                <w:color w:val="FF0000"/>
                                <w:lang w:val="en-GB"/>
                              </w:rPr>
                            </w:pPr>
                            <w:r>
                              <w:rPr>
                                <w:b/>
                                <w:bCs/>
                                <w:color w:val="FF0000"/>
                                <w:lang w:val="en-GB"/>
                              </w:rPr>
                              <w:t>Overlay</w:t>
                            </w:r>
                          </w:p>
                        </w:txbxContent>
                      </v:textbox>
                    </v:shape>
                  </w:pict>
                </mc:Fallback>
              </mc:AlternateContent>
            </w:r>
            <w:r w:rsidRPr="004A7C9E">
              <w:rPr>
                <w:noProof/>
                <w:sz w:val="20"/>
                <w:szCs w:val="20"/>
              </w:rPr>
              <mc:AlternateContent>
                <mc:Choice Requires="wps">
                  <w:drawing>
                    <wp:anchor distT="45720" distB="45720" distL="114300" distR="114300" simplePos="0" relativeHeight="251720704" behindDoc="0" locked="0" layoutInCell="1" allowOverlap="1" wp14:anchorId="37F406FD" wp14:editId="4CE98DEA">
                      <wp:simplePos x="0" y="0"/>
                      <wp:positionH relativeFrom="column">
                        <wp:posOffset>1010920</wp:posOffset>
                      </wp:positionH>
                      <wp:positionV relativeFrom="paragraph">
                        <wp:posOffset>2040255</wp:posOffset>
                      </wp:positionV>
                      <wp:extent cx="1029970" cy="1404620"/>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1404620"/>
                              </a:xfrm>
                              <a:prstGeom prst="rect">
                                <a:avLst/>
                              </a:prstGeom>
                              <a:noFill/>
                              <a:ln w="9525">
                                <a:noFill/>
                                <a:miter lim="800000"/>
                                <a:headEnd/>
                                <a:tailEnd/>
                              </a:ln>
                            </wps:spPr>
                            <wps:txbx>
                              <w:txbxContent>
                                <w:p w14:paraId="6865EEE2" w14:textId="1B55811E" w:rsidR="00E91BA8" w:rsidRPr="00E91BA8" w:rsidRDefault="00E91BA8" w:rsidP="00E91BA8">
                                  <w:pPr>
                                    <w:spacing w:after="0" w:line="240" w:lineRule="auto"/>
                                    <w:rPr>
                                      <w:b/>
                                      <w:bCs/>
                                      <w:color w:val="FF0000"/>
                                    </w:rPr>
                                  </w:pPr>
                                  <w:r>
                                    <w:rPr>
                                      <w:b/>
                                      <w:bCs/>
                                      <w:color w:val="FF0000"/>
                                    </w:rPr>
                                    <w:t>3</w:t>
                                  </w:r>
                                  <w:r w:rsidRPr="00E91BA8">
                                    <w:rPr>
                                      <w:b/>
                                      <w:bCs/>
                                      <w:color w:val="FF0000"/>
                                      <w:vertAlign w:val="superscript"/>
                                    </w:rPr>
                                    <w:t>rd</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F406FD" id="_x0000_s1027" type="#_x0000_t202" style="position:absolute;left:0;text-align:left;margin-left:79.6pt;margin-top:160.65pt;width:81.1pt;height:110.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" filled="f" stroked="f">
                      <v:textbox style="mso-fit-shape-to-text:t">
                        <w:txbxContent>
                          <w:p w14:paraId="6865EEE2" w14:textId="1B55811E" w:rsidR="00E91BA8" w:rsidRPr="00E91BA8" w:rsidRDefault="00E91BA8" w:rsidP="00E91BA8">
                            <w:pPr>
                              <w:spacing w:after="0" w:line="240" w:lineRule="auto"/>
                              <w:rPr>
                                <w:b/>
                                <w:bCs/>
                                <w:color w:val="FF0000"/>
                              </w:rPr>
                            </w:pPr>
                            <w:r>
                              <w:rPr>
                                <w:b/>
                                <w:bCs/>
                                <w:color w:val="FF0000"/>
                              </w:rPr>
                              <w:t>3</w:t>
                            </w:r>
                            <w:r w:rsidRPr="00E91BA8">
                              <w:rPr>
                                <w:b/>
                                <w:bCs/>
                                <w:color w:val="FF0000"/>
                                <w:vertAlign w:val="superscript"/>
                              </w:rPr>
                              <w:t>rd</w:t>
                            </w:r>
                            <w:r w:rsidRPr="00E91BA8">
                              <w:rPr>
                                <w:b/>
                                <w:bCs/>
                                <w:color w:val="FF0000"/>
                              </w:rPr>
                              <w:t xml:space="preserve"> </w:t>
                            </w:r>
                            <w:r w:rsidRPr="00E91BA8">
                              <w:rPr>
                                <w:b/>
                                <w:bCs/>
                                <w:i/>
                                <w:iCs/>
                                <w:color w:val="FF0000"/>
                              </w:rPr>
                              <w:t>RIGHT-click</w:t>
                            </w:r>
                          </w:p>
                        </w:txbxContent>
                      </v:textbox>
                    </v:shape>
                  </w:pict>
                </mc:Fallback>
              </mc:AlternateContent>
            </w:r>
            <w:r w:rsidRPr="004A7C9E">
              <w:rPr>
                <w:noProof/>
                <w:sz w:val="20"/>
                <w:szCs w:val="20"/>
              </w:rPr>
              <mc:AlternateContent>
                <mc:Choice Requires="wps">
                  <w:drawing>
                    <wp:anchor distT="45720" distB="45720" distL="114300" distR="114300" simplePos="0" relativeHeight="251716608" behindDoc="0" locked="0" layoutInCell="1" allowOverlap="1" wp14:anchorId="0178F253" wp14:editId="55CDC4DA">
                      <wp:simplePos x="0" y="0"/>
                      <wp:positionH relativeFrom="column">
                        <wp:posOffset>2428875</wp:posOffset>
                      </wp:positionH>
                      <wp:positionV relativeFrom="paragraph">
                        <wp:posOffset>2412365</wp:posOffset>
                      </wp:positionV>
                      <wp:extent cx="14122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404620"/>
                              </a:xfrm>
                              <a:prstGeom prst="rect">
                                <a:avLst/>
                              </a:prstGeom>
                              <a:noFill/>
                              <a:ln w="9525">
                                <a:noFill/>
                                <a:miter lim="800000"/>
                                <a:headEnd/>
                                <a:tailEnd/>
                              </a:ln>
                            </wps:spPr>
                            <wps:txbx>
                              <w:txbxContent>
                                <w:p w14:paraId="7878FFF4" w14:textId="23938443" w:rsidR="00E91BA8" w:rsidRPr="00E91BA8" w:rsidRDefault="00E91BA8" w:rsidP="00E91BA8">
                                  <w:pPr>
                                    <w:spacing w:after="0" w:line="240" w:lineRule="auto"/>
                                    <w:rPr>
                                      <w:b/>
                                      <w:bCs/>
                                      <w:color w:val="FF0000"/>
                                    </w:rPr>
                                  </w:pPr>
                                  <w:r>
                                    <w:rPr>
                                      <w:b/>
                                      <w:bCs/>
                                      <w:color w:val="FF0000"/>
                                    </w:rPr>
                                    <w:t>2</w:t>
                                  </w:r>
                                  <w:r w:rsidRPr="00E91BA8">
                                    <w:rPr>
                                      <w:b/>
                                      <w:bCs/>
                                      <w:color w:val="FF0000"/>
                                      <w:vertAlign w:val="superscript"/>
                                    </w:rPr>
                                    <w:t>nd</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78F253" id="_x0000_s1028" type="#_x0000_t202" style="position:absolute;left:0;text-align:left;margin-left:191.25pt;margin-top:189.95pt;width:111.2pt;height:110.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" filled="f" stroked="f">
                      <v:textbox style="mso-fit-shape-to-text:t">
                        <w:txbxContent>
                          <w:p w14:paraId="7878FFF4" w14:textId="23938443" w:rsidR="00E91BA8" w:rsidRPr="00E91BA8" w:rsidRDefault="00E91BA8" w:rsidP="00E91BA8">
                            <w:pPr>
                              <w:spacing w:after="0" w:line="240" w:lineRule="auto"/>
                              <w:rPr>
                                <w:b/>
                                <w:bCs/>
                                <w:color w:val="FF0000"/>
                              </w:rPr>
                            </w:pPr>
                            <w:r>
                              <w:rPr>
                                <w:b/>
                                <w:bCs/>
                                <w:color w:val="FF0000"/>
                              </w:rPr>
                              <w:t>2</w:t>
                            </w:r>
                            <w:r w:rsidRPr="00E91BA8">
                              <w:rPr>
                                <w:b/>
                                <w:bCs/>
                                <w:color w:val="FF0000"/>
                                <w:vertAlign w:val="superscript"/>
                              </w:rPr>
                              <w:t>nd</w:t>
                            </w:r>
                            <w:r w:rsidRPr="00E91BA8">
                              <w:rPr>
                                <w:b/>
                                <w:bCs/>
                                <w:color w:val="FF0000"/>
                              </w:rPr>
                              <w:t xml:space="preserve"> </w:t>
                            </w:r>
                            <w:r w:rsidRPr="00E91BA8">
                              <w:rPr>
                                <w:b/>
                                <w:bCs/>
                                <w:i/>
                                <w:iCs/>
                                <w:color w:val="FF0000"/>
                              </w:rPr>
                              <w:t>RIGHT-click</w:t>
                            </w:r>
                          </w:p>
                        </w:txbxContent>
                      </v:textbox>
                    </v:shape>
                  </w:pict>
                </mc:Fallback>
              </mc:AlternateContent>
            </w:r>
            <w:r w:rsidRPr="004A7C9E">
              <w:rPr>
                <w:noProof/>
                <w:sz w:val="20"/>
                <w:szCs w:val="20"/>
              </w:rPr>
              <mc:AlternateContent>
                <mc:Choice Requires="wps">
                  <w:drawing>
                    <wp:anchor distT="45720" distB="45720" distL="114300" distR="114300" simplePos="0" relativeHeight="251718656" behindDoc="0" locked="0" layoutInCell="1" allowOverlap="1" wp14:anchorId="2966C259" wp14:editId="23B8B94C">
                      <wp:simplePos x="0" y="0"/>
                      <wp:positionH relativeFrom="column">
                        <wp:posOffset>1810385</wp:posOffset>
                      </wp:positionH>
                      <wp:positionV relativeFrom="paragraph">
                        <wp:posOffset>867410</wp:posOffset>
                      </wp:positionV>
                      <wp:extent cx="1159510" cy="1404620"/>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noFill/>
                              <a:ln w="9525">
                                <a:noFill/>
                                <a:miter lim="800000"/>
                                <a:headEnd/>
                                <a:tailEnd/>
                              </a:ln>
                            </wps:spPr>
                            <wps:txbx>
                              <w:txbxContent>
                                <w:p w14:paraId="3E4E1FB7" w14:textId="6429F299" w:rsidR="00E91BA8" w:rsidRPr="00E91BA8" w:rsidRDefault="00E91BA8" w:rsidP="00E91BA8">
                                  <w:pPr>
                                    <w:spacing w:after="0" w:line="240" w:lineRule="auto"/>
                                    <w:rPr>
                                      <w:b/>
                                      <w:bCs/>
                                      <w:color w:val="FF0000"/>
                                    </w:rPr>
                                  </w:pPr>
                                  <w:r>
                                    <w:rPr>
                                      <w:b/>
                                      <w:bCs/>
                                      <w:color w:val="FF0000"/>
                                    </w:rPr>
                                    <w:t>1</w:t>
                                  </w:r>
                                  <w:r w:rsidRPr="00E91BA8">
                                    <w:rPr>
                                      <w:b/>
                                      <w:bCs/>
                                      <w:color w:val="FF0000"/>
                                      <w:vertAlign w:val="superscript"/>
                                    </w:rPr>
                                    <w:t>st</w:t>
                                  </w:r>
                                  <w:r w:rsidRPr="00E91BA8">
                                    <w:rPr>
                                      <w:b/>
                                      <w:bCs/>
                                      <w:color w:val="FF0000"/>
                                    </w:rPr>
                                    <w:t xml:space="preserve"> </w:t>
                                  </w:r>
                                  <w:r w:rsidRPr="00E91BA8">
                                    <w:rPr>
                                      <w:b/>
                                      <w:bCs/>
                                      <w:i/>
                                      <w:iCs/>
                                      <w:color w:val="FF0000"/>
                                    </w:rPr>
                                    <w:t>RIGHT-click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66C259" id="_x0000_s1029" type="#_x0000_t202" style="position:absolute;left:0;text-align:left;margin-left:142.55pt;margin-top:68.3pt;width:91.3pt;height:110.6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" filled="f" stroked="f">
                      <v:textbox style="mso-fit-shape-to-text:t">
                        <w:txbxContent>
                          <w:p w14:paraId="3E4E1FB7" w14:textId="6429F299" w:rsidR="00E91BA8" w:rsidRPr="00E91BA8" w:rsidRDefault="00E91BA8" w:rsidP="00E91BA8">
                            <w:pPr>
                              <w:spacing w:after="0" w:line="240" w:lineRule="auto"/>
                              <w:rPr>
                                <w:b/>
                                <w:bCs/>
                                <w:color w:val="FF0000"/>
                              </w:rPr>
                            </w:pPr>
                            <w:r>
                              <w:rPr>
                                <w:b/>
                                <w:bCs/>
                                <w:color w:val="FF0000"/>
                              </w:rPr>
                              <w:t>1</w:t>
                            </w:r>
                            <w:r w:rsidRPr="00E91BA8">
                              <w:rPr>
                                <w:b/>
                                <w:bCs/>
                                <w:color w:val="FF0000"/>
                                <w:vertAlign w:val="superscript"/>
                              </w:rPr>
                              <w:t>st</w:t>
                            </w:r>
                            <w:r w:rsidRPr="00E91BA8">
                              <w:rPr>
                                <w:b/>
                                <w:bCs/>
                                <w:color w:val="FF0000"/>
                              </w:rPr>
                              <w:t xml:space="preserve"> </w:t>
                            </w:r>
                            <w:r w:rsidRPr="00E91BA8">
                              <w:rPr>
                                <w:b/>
                                <w:bCs/>
                                <w:i/>
                                <w:iCs/>
                                <w:color w:val="FF0000"/>
                              </w:rPr>
                              <w:t>RIGHT-click</w:t>
                            </w:r>
                          </w:p>
                        </w:txbxContent>
                      </v:textbox>
                    </v:shape>
                  </w:pict>
                </mc:Fallback>
              </mc:AlternateContent>
            </w:r>
            <w:r w:rsidR="004A7C9E">
              <w:rPr>
                <w:noProof/>
              </w:rPr>
              <mc:AlternateContent>
                <mc:Choice Requires="wps">
                  <w:drawing>
                    <wp:anchor distT="0" distB="0" distL="114300" distR="114300" simplePos="0" relativeHeight="251708416" behindDoc="0" locked="0" layoutInCell="1" allowOverlap="1" wp14:anchorId="75FC1138" wp14:editId="3E3DE199">
                      <wp:simplePos x="0" y="0"/>
                      <wp:positionH relativeFrom="column">
                        <wp:posOffset>1454150</wp:posOffset>
                      </wp:positionH>
                      <wp:positionV relativeFrom="paragraph">
                        <wp:posOffset>247650</wp:posOffset>
                      </wp:positionV>
                      <wp:extent cx="351790" cy="296545"/>
                      <wp:effectExtent l="19050" t="19050" r="10160" b="27305"/>
                      <wp:wrapNone/>
                      <wp:docPr id="196" name="Oval 196"/>
                      <wp:cNvGraphicFramePr/>
                      <a:graphic xmlns:a="http://schemas.openxmlformats.org/drawingml/2006/main">
                        <a:graphicData uri="http://schemas.microsoft.com/office/word/2010/wordprocessingShape">
                          <wps:wsp>
                            <wps:cNvSpPr/>
                            <wps:spPr>
                              <a:xfrm>
                                <a:off x="0" y="0"/>
                                <a:ext cx="351790" cy="29654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DBC23" id="Oval 196" o:spid="_x0000_s1026" style="position:absolute;margin-left:114.5pt;margin-top:19.5pt;width:27.7pt;height:2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" filled="f" strokecolor="red" strokeweight="2.25pt">
                      <v:stroke joinstyle="miter"/>
                    </v:oval>
                  </w:pict>
                </mc:Fallback>
              </mc:AlternateContent>
            </w:r>
            <w:r w:rsidR="004A7C9E">
              <w:rPr>
                <w:noProof/>
              </w:rPr>
              <w:drawing>
                <wp:inline distT="0" distB="0" distL="0" distR="0" wp14:anchorId="107C8CD1" wp14:editId="4B6AB49A">
                  <wp:extent cx="3600000" cy="3365452"/>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000" cy="3365452"/>
                          </a:xfrm>
                          <a:prstGeom prst="rect">
                            <a:avLst/>
                          </a:prstGeom>
                        </pic:spPr>
                      </pic:pic>
                    </a:graphicData>
                  </a:graphic>
                </wp:inline>
              </w:drawing>
            </w:r>
          </w:p>
        </w:tc>
      </w:tr>
      <w:tr w:rsidR="008E1089" w14:paraId="016F714C"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217C28F0" w14:textId="6478FF78" w:rsidR="008E1089" w:rsidRDefault="005C0DA9" w:rsidP="00154AF0">
            <w:pPr>
              <w:spacing w:line="259" w:lineRule="auto"/>
            </w:pPr>
            <w:r>
              <w:rPr>
                <w:b w:val="0"/>
                <w:bCs w:val="0"/>
              </w:rPr>
              <w:br w:type="page"/>
            </w:r>
            <w:r w:rsidR="004F189A" w:rsidRPr="004F189A">
              <w:rPr>
                <w:noProof/>
              </w:rPr>
              <w:drawing>
                <wp:inline distT="0" distB="0" distL="0" distR="0" wp14:anchorId="3CEA4D72" wp14:editId="145D60CD">
                  <wp:extent cx="540000" cy="540000"/>
                  <wp:effectExtent l="0" t="0" r="0" b="0"/>
                  <wp:docPr id="213" name="Graphic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540000" cy="540000"/>
                          </a:xfrm>
                          <a:prstGeom prst="rect">
                            <a:avLst/>
                          </a:prstGeom>
                        </pic:spPr>
                      </pic:pic>
                    </a:graphicData>
                  </a:graphic>
                </wp:inline>
              </w:drawing>
            </w:r>
            <w:r w:rsidR="0060132E">
              <w:rPr>
                <w:noProof/>
              </w:rPr>
              <w:t xml:space="preserve"> </w:t>
            </w:r>
          </w:p>
        </w:tc>
        <w:tc>
          <w:tcPr>
            <w:tcW w:w="8432" w:type="dxa"/>
            <w:vAlign w:val="center"/>
          </w:tcPr>
          <w:p w14:paraId="3EAC0C28" w14:textId="6B926C48" w:rsidR="005C0DA9" w:rsidRDefault="00CB5E4D" w:rsidP="005C0DA9">
            <w:pPr>
              <w:spacing w:before="240" w:after="120" w:line="259" w:lineRule="auto"/>
              <w:cnfStyle w:val="000000100000" w:firstRow="0" w:lastRow="0" w:firstColumn="0" w:lastColumn="0" w:oddVBand="0" w:evenVBand="0" w:oddHBand="1" w:evenHBand="0" w:firstRowFirstColumn="0" w:firstRowLastColumn="0" w:lastRowFirstColumn="0" w:lastRowLastColumn="0"/>
            </w:pPr>
            <w:r>
              <w:rPr>
                <w:b/>
                <w:bCs/>
              </w:rPr>
              <w:t>Merge objects</w:t>
            </w:r>
            <w:r w:rsidR="00187DB7">
              <w:rPr>
                <w:b/>
                <w:bCs/>
              </w:rPr>
              <w:t xml:space="preserve">. </w:t>
            </w:r>
            <w:r w:rsidR="00187DB7" w:rsidRPr="00C66224">
              <w:rPr>
                <w:i/>
                <w:iCs/>
              </w:rPr>
              <w:t xml:space="preserve">SHORTCUT: </w:t>
            </w:r>
            <w:r w:rsidR="00187DB7">
              <w:rPr>
                <w:i/>
                <w:iCs/>
              </w:rPr>
              <w:t>M key</w:t>
            </w:r>
          </w:p>
          <w:p w14:paraId="333B3510" w14:textId="3ACC93B8" w:rsidR="008E1089" w:rsidRDefault="005C0DA9" w:rsidP="005C0DA9">
            <w:pPr>
              <w:spacing w:after="240" w:line="259" w:lineRule="auto"/>
              <w:cnfStyle w:val="000000100000" w:firstRow="0" w:lastRow="0" w:firstColumn="0" w:lastColumn="0" w:oddVBand="0" w:evenVBand="0" w:oddHBand="1"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00187DB7" w:rsidRPr="00C13960">
              <w:rPr>
                <w:i/>
                <w:iCs/>
                <w:sz w:val="20"/>
                <w:szCs w:val="20"/>
              </w:rPr>
              <w:t>drag-and-drop</w:t>
            </w:r>
            <w:r w:rsidR="00187DB7">
              <w:rPr>
                <w:sz w:val="20"/>
                <w:szCs w:val="20"/>
              </w:rPr>
              <w:t xml:space="preserve"> motion</w:t>
            </w:r>
            <w:r w:rsidR="00C13960">
              <w:rPr>
                <w:sz w:val="20"/>
                <w:szCs w:val="20"/>
              </w:rPr>
              <w:t xml:space="preserve"> with </w:t>
            </w:r>
            <w:r w:rsidR="00C13960" w:rsidRPr="00C13960">
              <w:rPr>
                <w:i/>
                <w:iCs/>
                <w:sz w:val="20"/>
                <w:szCs w:val="20"/>
              </w:rPr>
              <w:t>RIGHT-button</w:t>
            </w:r>
            <w:r w:rsidR="00187DB7">
              <w:rPr>
                <w:sz w:val="20"/>
                <w:szCs w:val="20"/>
              </w:rPr>
              <w:t xml:space="preserve"> between the two objects.</w:t>
            </w:r>
          </w:p>
        </w:tc>
      </w:tr>
      <w:tr w:rsidR="008E1089" w14:paraId="336608CC"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2B5A12DA" w14:textId="2D96C9A2" w:rsidR="008E1089" w:rsidRDefault="004F189A" w:rsidP="00154AF0">
            <w:pPr>
              <w:spacing w:line="259" w:lineRule="auto"/>
            </w:pPr>
            <w:r w:rsidRPr="004F189A">
              <w:rPr>
                <w:noProof/>
              </w:rPr>
              <w:drawing>
                <wp:inline distT="0" distB="0" distL="0" distR="0" wp14:anchorId="0CC209D2" wp14:editId="781805CF">
                  <wp:extent cx="540000" cy="540000"/>
                  <wp:effectExtent l="0" t="0" r="0" b="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E3C2F74" w14:textId="42EA5AFD" w:rsidR="000A1078" w:rsidRDefault="000A1078" w:rsidP="000A1078">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Annotate cell as “Excluded from the analysis”</w:t>
            </w:r>
            <w:r w:rsidR="005C0DA9">
              <w:t xml:space="preserve">: </w:t>
            </w:r>
            <w:r>
              <w:t xml:space="preserve">the column called </w:t>
            </w:r>
            <w:proofErr w:type="spellStart"/>
            <w:r w:rsidRPr="000A1078">
              <w:rPr>
                <w:rStyle w:val="Code"/>
              </w:rPr>
              <w:t>is_cell_excluded</w:t>
            </w:r>
            <w:proofErr w:type="spellEnd"/>
            <w:r>
              <w:t xml:space="preserve"> (on the saved data, see </w:t>
            </w:r>
            <w:hyperlink w:anchor="_Cell-ACDC_output_data" w:history="1">
              <w:r w:rsidRPr="000A1078">
                <w:rPr>
                  <w:rStyle w:val="Hyperlink"/>
                </w:rPr>
                <w:t>this</w:t>
              </w:r>
            </w:hyperlink>
            <w:r>
              <w:t xml:space="preserve"> section) will have a TRUE for the clicked object from current frame to the end. </w:t>
            </w:r>
            <w:r w:rsidR="000645A7" w:rsidRPr="00C66224">
              <w:rPr>
                <w:i/>
                <w:iCs/>
              </w:rPr>
              <w:t xml:space="preserve">SHORTCUT: </w:t>
            </w:r>
            <w:r w:rsidR="000645A7">
              <w:rPr>
                <w:i/>
                <w:iCs/>
              </w:rPr>
              <w:t>R key</w:t>
            </w:r>
          </w:p>
          <w:p w14:paraId="39920F69" w14:textId="79A602A2" w:rsidR="008E1089" w:rsidRDefault="005C0DA9" w:rsidP="000A1078">
            <w:pPr>
              <w:spacing w:before="240" w:after="120" w:line="259" w:lineRule="auto"/>
              <w:cnfStyle w:val="000000000000" w:firstRow="0" w:lastRow="0" w:firstColumn="0" w:lastColumn="0" w:oddVBand="0" w:evenVBand="0" w:oddHBand="0"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sidR="007E79F4">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sidR="000A1078">
              <w:rPr>
                <w:sz w:val="20"/>
                <w:szCs w:val="20"/>
              </w:rPr>
              <w:t xml:space="preserve">. Repeat to undo from that frame onwards. </w:t>
            </w:r>
          </w:p>
        </w:tc>
      </w:tr>
      <w:tr w:rsidR="007D0A33" w14:paraId="05B80B97" w14:textId="77777777" w:rsidTr="00A1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3098B538" w14:textId="70E2CB76" w:rsidR="007D0A33" w:rsidRDefault="007D0A33" w:rsidP="007D0A33">
            <w:pPr>
              <w:spacing w:line="259" w:lineRule="auto"/>
            </w:pPr>
            <w:r w:rsidRPr="004F189A">
              <w:rPr>
                <w:noProof/>
              </w:rPr>
              <w:lastRenderedPageBreak/>
              <w:drawing>
                <wp:inline distT="0" distB="0" distL="0" distR="0" wp14:anchorId="47A47064" wp14:editId="44763E64">
                  <wp:extent cx="540000" cy="540000"/>
                  <wp:effectExtent l="0" t="0" r="0" b="0"/>
                  <wp:docPr id="216" name="Graphic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6C75DF1B" w14:textId="48E31166" w:rsidR="007D0A33" w:rsidRDefault="007D0A33" w:rsidP="007D0A33">
            <w:pPr>
              <w:spacing w:before="240" w:after="120" w:line="259" w:lineRule="auto"/>
              <w:cnfStyle w:val="000000100000" w:firstRow="0" w:lastRow="0" w:firstColumn="0" w:lastColumn="0" w:oddVBand="0" w:evenVBand="0" w:oddHBand="1" w:evenHBand="0" w:firstRowFirstColumn="0" w:firstRowLastColumn="0" w:lastRowFirstColumn="0" w:lastRowLastColumn="0"/>
            </w:pPr>
            <w:r>
              <w:rPr>
                <w:b/>
                <w:bCs/>
              </w:rPr>
              <w:t>Annotate cell as “Dead”</w:t>
            </w:r>
            <w:r>
              <w:t xml:space="preserve">: the column called </w:t>
            </w:r>
            <w:proofErr w:type="spellStart"/>
            <w:r w:rsidRPr="000A1078">
              <w:rPr>
                <w:rStyle w:val="Code"/>
              </w:rPr>
              <w:t>is_cell_</w:t>
            </w:r>
            <w:r>
              <w:rPr>
                <w:rStyle w:val="Code"/>
              </w:rPr>
              <w:t>dead</w:t>
            </w:r>
            <w:proofErr w:type="spellEnd"/>
            <w:r>
              <w:t xml:space="preserve"> (on the saved data, see </w:t>
            </w:r>
            <w:hyperlink w:anchor="_Cell-ACDC_output_data" w:history="1">
              <w:r w:rsidRPr="000A1078">
                <w:rPr>
                  <w:rStyle w:val="Hyperlink"/>
                </w:rPr>
                <w:t>this</w:t>
              </w:r>
            </w:hyperlink>
            <w:r>
              <w:t xml:space="preserve"> section) will have a TRUE for the clicked object from current frame to the end. </w:t>
            </w:r>
            <w:r w:rsidRPr="00C66224">
              <w:rPr>
                <w:i/>
                <w:iCs/>
              </w:rPr>
              <w:t xml:space="preserve">SHORTCUT: </w:t>
            </w:r>
            <w:r>
              <w:rPr>
                <w:i/>
                <w:iCs/>
              </w:rPr>
              <w:t>R key</w:t>
            </w:r>
          </w:p>
          <w:p w14:paraId="6D6CE5C8" w14:textId="00FD038D" w:rsidR="007D0A33" w:rsidRDefault="007D0A33" w:rsidP="007D0A33">
            <w:pPr>
              <w:spacing w:after="240" w:line="259" w:lineRule="auto"/>
              <w:cnfStyle w:val="000000100000" w:firstRow="0" w:lastRow="0" w:firstColumn="0" w:lastColumn="0" w:oddVBand="0" w:evenVBand="0" w:oddHBand="1" w:evenHBand="0" w:firstRowFirstColumn="0" w:firstRowLastColumn="0" w:lastRowFirstColumn="0" w:lastRowLastColumn="0"/>
            </w:pPr>
            <w:r w:rsidRPr="00F85DF2">
              <w:rPr>
                <w:b/>
                <w:bCs/>
                <w:sz w:val="20"/>
                <w:szCs w:val="20"/>
              </w:rPr>
              <w:t>Usage</w:t>
            </w:r>
            <w:r w:rsidRPr="00F85DF2">
              <w:rPr>
                <w:sz w:val="20"/>
                <w:szCs w:val="20"/>
              </w:rPr>
              <w:t xml:space="preserve">: first </w:t>
            </w:r>
            <w:r w:rsidRPr="00F85DF2">
              <w:rPr>
                <w:i/>
                <w:iCs/>
                <w:sz w:val="20"/>
                <w:szCs w:val="20"/>
              </w:rPr>
              <w:t>activate the button</w:t>
            </w:r>
            <w:r w:rsidRPr="00F85DF2">
              <w:rPr>
                <w:sz w:val="20"/>
                <w:szCs w:val="20"/>
              </w:rPr>
              <w:t xml:space="preserve"> </w:t>
            </w:r>
            <w:r>
              <w:rPr>
                <w:sz w:val="20"/>
                <w:szCs w:val="20"/>
              </w:rPr>
              <w:t>(left-click or shortcut)</w:t>
            </w:r>
            <w:r w:rsidRPr="00F85DF2">
              <w:rPr>
                <w:sz w:val="20"/>
                <w:szCs w:val="20"/>
              </w:rPr>
              <w:t xml:space="preserve"> and then </w:t>
            </w:r>
            <w:r w:rsidRPr="00F85DF2">
              <w:rPr>
                <w:i/>
                <w:iCs/>
                <w:sz w:val="20"/>
                <w:szCs w:val="20"/>
              </w:rPr>
              <w:t>RIGHT-click</w:t>
            </w:r>
            <w:r w:rsidRPr="00F85DF2">
              <w:rPr>
                <w:sz w:val="20"/>
                <w:szCs w:val="20"/>
              </w:rPr>
              <w:t xml:space="preserve"> on the requested object</w:t>
            </w:r>
            <w:r>
              <w:rPr>
                <w:sz w:val="20"/>
                <w:szCs w:val="20"/>
              </w:rPr>
              <w:t xml:space="preserve">. Repeat to undo from that frame onwards. </w:t>
            </w:r>
          </w:p>
        </w:tc>
      </w:tr>
      <w:tr w:rsidR="007D0A33" w14:paraId="343C0168" w14:textId="77777777" w:rsidTr="00A10FF6">
        <w:tc>
          <w:tcPr>
            <w:cnfStyle w:val="001000000000" w:firstRow="0" w:lastRow="0" w:firstColumn="1" w:lastColumn="0" w:oddVBand="0" w:evenVBand="0" w:oddHBand="0" w:evenHBand="0" w:firstRowFirstColumn="0" w:firstRowLastColumn="0" w:lastRowFirstColumn="0" w:lastRowLastColumn="0"/>
            <w:tcW w:w="1066" w:type="dxa"/>
            <w:vAlign w:val="center"/>
          </w:tcPr>
          <w:p w14:paraId="4FEA4AC5" w14:textId="6BADA343" w:rsidR="007D0A33" w:rsidRDefault="007D0A33" w:rsidP="007D0A33">
            <w:pPr>
              <w:spacing w:line="259" w:lineRule="auto"/>
            </w:pPr>
            <w:r w:rsidRPr="0060132E">
              <w:rPr>
                <w:noProof/>
              </w:rPr>
              <w:drawing>
                <wp:inline distT="0" distB="0" distL="0" distR="0" wp14:anchorId="7F5D25E4" wp14:editId="61D62EB8">
                  <wp:extent cx="540000" cy="540000"/>
                  <wp:effectExtent l="0" t="0" r="0" b="0"/>
                  <wp:docPr id="218" name="Graphic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67E46BD" w14:textId="4E6BADE4" w:rsidR="007D0A33" w:rsidRDefault="007D0A33" w:rsidP="007D0A33">
            <w:pPr>
              <w:spacing w:before="240" w:after="120" w:line="259" w:lineRule="auto"/>
              <w:cnfStyle w:val="000000000000" w:firstRow="0" w:lastRow="0" w:firstColumn="0" w:lastColumn="0" w:oddVBand="0" w:evenVBand="0" w:oddHBand="0" w:evenHBand="0" w:firstRowFirstColumn="0" w:firstRowLastColumn="0" w:lastRowFirstColumn="0" w:lastRowLastColumn="0"/>
            </w:pPr>
            <w:r>
              <w:rPr>
                <w:b/>
                <w:bCs/>
              </w:rPr>
              <w:t xml:space="preserve">Add a </w:t>
            </w:r>
            <w:proofErr w:type="spellStart"/>
            <w:r>
              <w:rPr>
                <w:b/>
                <w:bCs/>
              </w:rPr>
              <w:t>delROI</w:t>
            </w:r>
            <w:proofErr w:type="spellEnd"/>
            <w:r>
              <w:t xml:space="preserve">: used to add a rectangular area to automatically delete all objects contained in </w:t>
            </w:r>
            <w:r w:rsidR="00604D4F">
              <w:t xml:space="preserve">or </w:t>
            </w:r>
            <w:r>
              <w:t>touched by it.</w:t>
            </w:r>
          </w:p>
          <w:p w14:paraId="67E4183C" w14:textId="13FAE790" w:rsidR="007D0A33" w:rsidRDefault="007D0A33" w:rsidP="007D0A33">
            <w:pPr>
              <w:spacing w:after="24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F85DF2">
              <w:rPr>
                <w:b/>
                <w:bCs/>
                <w:sz w:val="20"/>
                <w:szCs w:val="20"/>
              </w:rPr>
              <w:t>Usage</w:t>
            </w:r>
            <w:r w:rsidRPr="00F85DF2">
              <w:rPr>
                <w:sz w:val="20"/>
                <w:szCs w:val="20"/>
              </w:rPr>
              <w:t xml:space="preserve">: </w:t>
            </w:r>
            <w:r w:rsidR="006202BD">
              <w:rPr>
                <w:sz w:val="20"/>
                <w:szCs w:val="20"/>
              </w:rPr>
              <w:t xml:space="preserve">click on the button to add a ROI. </w:t>
            </w:r>
            <w:r w:rsidR="006202BD" w:rsidRPr="006202BD">
              <w:rPr>
                <w:b/>
                <w:bCs/>
                <w:sz w:val="20"/>
                <w:szCs w:val="20"/>
              </w:rPr>
              <w:t>Resize and move</w:t>
            </w:r>
            <w:r w:rsidR="006202BD">
              <w:rPr>
                <w:sz w:val="20"/>
                <w:szCs w:val="20"/>
              </w:rPr>
              <w:t xml:space="preserve"> the ROI to either </w:t>
            </w:r>
            <w:r w:rsidR="006202BD" w:rsidRPr="006202BD">
              <w:rPr>
                <w:b/>
                <w:bCs/>
                <w:sz w:val="20"/>
                <w:szCs w:val="20"/>
              </w:rPr>
              <w:t>delete</w:t>
            </w:r>
            <w:r w:rsidR="006202BD">
              <w:rPr>
                <w:sz w:val="20"/>
                <w:szCs w:val="20"/>
              </w:rPr>
              <w:t xml:space="preserve"> objects or </w:t>
            </w:r>
            <w:r w:rsidR="006202BD" w:rsidRPr="006202BD">
              <w:rPr>
                <w:b/>
                <w:bCs/>
                <w:sz w:val="20"/>
                <w:szCs w:val="20"/>
              </w:rPr>
              <w:t>restore</w:t>
            </w:r>
            <w:r w:rsidR="006202BD">
              <w:rPr>
                <w:sz w:val="20"/>
                <w:szCs w:val="20"/>
              </w:rPr>
              <w:t xml:space="preserve"> objects when they are not contained/touched anymore. Delete the ROI with </w:t>
            </w:r>
            <w:proofErr w:type="gramStart"/>
            <w:r w:rsidR="006202BD">
              <w:rPr>
                <w:sz w:val="20"/>
                <w:szCs w:val="20"/>
              </w:rPr>
              <w:t>righ</w:t>
            </w:r>
            <w:r w:rsidR="00604D4F">
              <w:rPr>
                <w:sz w:val="20"/>
                <w:szCs w:val="20"/>
              </w:rPr>
              <w:t>t</w:t>
            </w:r>
            <w:r w:rsidR="006202BD">
              <w:rPr>
                <w:sz w:val="20"/>
                <w:szCs w:val="20"/>
              </w:rPr>
              <w:t>-click</w:t>
            </w:r>
            <w:proofErr w:type="gramEnd"/>
            <w:r w:rsidR="006202BD">
              <w:rPr>
                <w:sz w:val="20"/>
                <w:szCs w:val="20"/>
              </w:rPr>
              <w:t xml:space="preserve"> on it </w:t>
            </w:r>
            <w:r w:rsidR="006202BD" w:rsidRPr="006202BD">
              <w:rPr>
                <w:sz w:val="20"/>
                <w:szCs w:val="20"/>
              </w:rPr>
              <w:sym w:font="Wingdings" w:char="F0E0"/>
            </w:r>
            <w:r w:rsidR="006202BD">
              <w:rPr>
                <w:sz w:val="20"/>
                <w:szCs w:val="20"/>
              </w:rPr>
              <w:t xml:space="preserve"> Remove ROI. </w:t>
            </w:r>
          </w:p>
          <w:p w14:paraId="6A4355B5" w14:textId="6698958D" w:rsidR="006202BD" w:rsidRPr="006202BD" w:rsidRDefault="006202BD" w:rsidP="007D0A33">
            <w:pPr>
              <w:spacing w:after="240" w:line="259" w:lineRule="auto"/>
              <w:cnfStyle w:val="000000000000" w:firstRow="0" w:lastRow="0" w:firstColumn="0" w:lastColumn="0" w:oddVBand="0" w:evenVBand="0" w:oddHBand="0" w:evenHBand="0" w:firstRowFirstColumn="0" w:firstRowLastColumn="0" w:lastRowFirstColumn="0" w:lastRowLastColumn="0"/>
              <w:rPr>
                <w:i/>
                <w:iCs/>
                <w:sz w:val="20"/>
                <w:szCs w:val="20"/>
              </w:rPr>
            </w:pPr>
            <w:r w:rsidRPr="006202BD">
              <w:rPr>
                <w:i/>
                <w:iCs/>
                <w:sz w:val="20"/>
                <w:szCs w:val="20"/>
              </w:rPr>
              <w:t xml:space="preserve">NOTE: Objects are </w:t>
            </w:r>
            <w:r w:rsidRPr="006202BD">
              <w:rPr>
                <w:b/>
                <w:bCs/>
                <w:i/>
                <w:iCs/>
                <w:sz w:val="20"/>
                <w:szCs w:val="20"/>
              </w:rPr>
              <w:t>permanently deleted</w:t>
            </w:r>
            <w:r w:rsidRPr="006202BD">
              <w:rPr>
                <w:i/>
                <w:iCs/>
                <w:sz w:val="20"/>
                <w:szCs w:val="20"/>
              </w:rPr>
              <w:t xml:space="preserve"> only when you save AND close the GUI.</w:t>
            </w:r>
          </w:p>
        </w:tc>
      </w:tr>
      <w:tr w:rsidR="007D0A33" w14:paraId="45CEBF26" w14:textId="77777777" w:rsidTr="00235F41">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15D189AE" w14:textId="2947E960" w:rsidR="007D0A33" w:rsidRDefault="007D0A33" w:rsidP="007D0A33">
            <w:pPr>
              <w:spacing w:line="259" w:lineRule="auto"/>
            </w:pPr>
            <w:r w:rsidRPr="0060132E">
              <w:rPr>
                <w:noProof/>
              </w:rPr>
              <w:drawing>
                <wp:inline distT="0" distB="0" distL="0" distR="0" wp14:anchorId="46D0D281" wp14:editId="686C6C36">
                  <wp:extent cx="540000" cy="467308"/>
                  <wp:effectExtent l="0" t="0" r="0" b="9525"/>
                  <wp:docPr id="219" name="Graphic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540000" cy="467308"/>
                          </a:xfrm>
                          <a:prstGeom prst="rect">
                            <a:avLst/>
                          </a:prstGeom>
                        </pic:spPr>
                      </pic:pic>
                    </a:graphicData>
                  </a:graphic>
                </wp:inline>
              </w:drawing>
            </w:r>
          </w:p>
        </w:tc>
        <w:tc>
          <w:tcPr>
            <w:tcW w:w="8432" w:type="dxa"/>
            <w:vAlign w:val="center"/>
          </w:tcPr>
          <w:p w14:paraId="5B0A596C" w14:textId="77777777" w:rsidR="007D0A33" w:rsidRDefault="00235F41" w:rsidP="00613585">
            <w:pPr>
              <w:spacing w:before="240" w:line="259" w:lineRule="auto"/>
              <w:cnfStyle w:val="000000100000" w:firstRow="0" w:lastRow="0" w:firstColumn="0" w:lastColumn="0" w:oddVBand="0" w:evenVBand="0" w:oddHBand="1" w:evenHBand="0" w:firstRowFirstColumn="0" w:firstRowLastColumn="0" w:lastRowFirstColumn="0" w:lastRowLastColumn="0"/>
            </w:pPr>
            <w:r>
              <w:rPr>
                <w:b/>
                <w:bCs/>
              </w:rPr>
              <w:t>Repeat tracking</w:t>
            </w:r>
            <w:r w:rsidR="007D0A33">
              <w:t xml:space="preserve">: </w:t>
            </w:r>
            <w:r>
              <w:t>used to repeat tracking on the current frame</w:t>
            </w:r>
            <w:r w:rsidR="00604D4F">
              <w:t>.</w:t>
            </w:r>
            <w:r w:rsidR="00613585">
              <w:t xml:space="preserve"> </w:t>
            </w:r>
          </w:p>
          <w:p w14:paraId="229B95CE" w14:textId="2E18E3DC" w:rsidR="00613585" w:rsidRPr="00613585" w:rsidRDefault="00613585" w:rsidP="00613585">
            <w:pPr>
              <w:spacing w:before="120" w:after="120" w:line="259" w:lineRule="auto"/>
              <w:cnfStyle w:val="000000100000" w:firstRow="0" w:lastRow="0" w:firstColumn="0" w:lastColumn="0" w:oddVBand="0" w:evenVBand="0" w:oddHBand="1" w:evenHBand="0" w:firstRowFirstColumn="0" w:firstRowLastColumn="0" w:lastRowFirstColumn="0" w:lastRowLastColumn="0"/>
              <w:rPr>
                <w:i/>
                <w:iCs/>
                <w:sz w:val="20"/>
                <w:szCs w:val="20"/>
              </w:rPr>
            </w:pPr>
            <w:r w:rsidRPr="00613585">
              <w:rPr>
                <w:i/>
                <w:iCs/>
                <w:sz w:val="20"/>
                <w:szCs w:val="20"/>
              </w:rPr>
              <w:t xml:space="preserve">Note: The tracking in the GUI is </w:t>
            </w:r>
            <w:r w:rsidRPr="00A4612C">
              <w:rPr>
                <w:b/>
                <w:bCs/>
                <w:i/>
                <w:iCs/>
                <w:sz w:val="20"/>
                <w:szCs w:val="20"/>
              </w:rPr>
              <w:t>different</w:t>
            </w:r>
            <w:r w:rsidRPr="00613585">
              <w:rPr>
                <w:i/>
                <w:iCs/>
                <w:sz w:val="20"/>
                <w:szCs w:val="20"/>
              </w:rPr>
              <w:t xml:space="preserve"> from the tracking of the segmentation module. In the segmentation module we kept the algorithm proposed by the </w:t>
            </w:r>
            <w:proofErr w:type="spellStart"/>
            <w:r w:rsidRPr="00613585">
              <w:rPr>
                <w:i/>
                <w:iCs/>
                <w:sz w:val="20"/>
                <w:szCs w:val="20"/>
              </w:rPr>
              <w:t>YeaZ</w:t>
            </w:r>
            <w:proofErr w:type="spellEnd"/>
            <w:r w:rsidRPr="00613585">
              <w:rPr>
                <w:i/>
                <w:iCs/>
                <w:sz w:val="20"/>
                <w:szCs w:val="20"/>
              </w:rPr>
              <w:t xml:space="preserve"> mode</w:t>
            </w:r>
            <w:r w:rsidR="00A4612C">
              <w:rPr>
                <w:i/>
                <w:iCs/>
                <w:sz w:val="20"/>
                <w:szCs w:val="20"/>
              </w:rPr>
              <w:t>l</w:t>
            </w:r>
            <w:r w:rsidRPr="00613585">
              <w:rPr>
                <w:i/>
                <w:iCs/>
                <w:sz w:val="20"/>
                <w:szCs w:val="20"/>
              </w:rPr>
              <w:t>.</w:t>
            </w:r>
          </w:p>
        </w:tc>
      </w:tr>
    </w:tbl>
    <w:p w14:paraId="348E49AF" w14:textId="77777777" w:rsidR="00CE7415" w:rsidRDefault="00CE7415">
      <w:pPr>
        <w:spacing w:line="259" w:lineRule="auto"/>
      </w:pPr>
    </w:p>
    <w:p w14:paraId="5E69F6A1" w14:textId="5E3DBE66" w:rsidR="00CE7415" w:rsidRPr="005C0DA9" w:rsidRDefault="00CE7415" w:rsidP="00710E23">
      <w:pPr>
        <w:pStyle w:val="Heading3"/>
        <w:spacing w:before="480"/>
        <w:rPr>
          <w:sz w:val="24"/>
        </w:rPr>
      </w:pPr>
      <w:r w:rsidRPr="005C0DA9">
        <w:rPr>
          <w:sz w:val="24"/>
        </w:rPr>
        <w:t>Cell cycle annotations toolbar</w:t>
      </w:r>
    </w:p>
    <w:tbl>
      <w:tblPr>
        <w:tblStyle w:val="PlainTable4"/>
        <w:tblW w:w="9498" w:type="dxa"/>
        <w:tblLook w:val="04A0" w:firstRow="1" w:lastRow="0" w:firstColumn="1" w:lastColumn="0" w:noHBand="0" w:noVBand="1"/>
      </w:tblPr>
      <w:tblGrid>
        <w:gridCol w:w="1066"/>
        <w:gridCol w:w="8432"/>
      </w:tblGrid>
      <w:tr w:rsidR="00CE7415" w14:paraId="5A617CA1" w14:textId="77777777" w:rsidTr="008F2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247C4B4A" w14:textId="737D7578" w:rsidR="00CE7415" w:rsidRDefault="00CE7415" w:rsidP="005C0DA9">
            <w:pPr>
              <w:pStyle w:val="Heading3"/>
              <w:outlineLvl w:val="2"/>
              <w:rPr>
                <w:sz w:val="24"/>
              </w:rPr>
            </w:pPr>
            <w:r w:rsidRPr="00CE7415">
              <w:rPr>
                <w:noProof/>
                <w:sz w:val="24"/>
              </w:rPr>
              <w:drawing>
                <wp:inline distT="0" distB="0" distL="0" distR="0" wp14:anchorId="2F10827E" wp14:editId="5432B9F7">
                  <wp:extent cx="540000" cy="540000"/>
                  <wp:effectExtent l="0" t="0" r="0" b="0"/>
                  <wp:docPr id="220" name="Graphic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3B8100BA" w14:textId="58770F3B" w:rsidR="00FA2D74" w:rsidRDefault="00FA2D74" w:rsidP="00FA2D74">
            <w:pPr>
              <w:spacing w:before="240" w:after="120" w:line="259" w:lineRule="auto"/>
              <w:cnfStyle w:val="100000000000" w:firstRow="1" w:lastRow="0" w:firstColumn="0" w:lastColumn="0" w:oddVBand="0" w:evenVBand="0" w:oddHBand="0" w:evenHBand="0" w:firstRowFirstColumn="0" w:firstRowLastColumn="0" w:lastRowFirstColumn="0" w:lastRowLastColumn="0"/>
              <w:rPr>
                <w:i/>
                <w:iCs/>
              </w:rPr>
            </w:pPr>
            <w:r w:rsidRPr="00E54D11">
              <w:t>Assign</w:t>
            </w:r>
            <w:r>
              <w:rPr>
                <w:b w:val="0"/>
                <w:bCs w:val="0"/>
              </w:rPr>
              <w:t xml:space="preserve"> </w:t>
            </w:r>
            <w:r w:rsidRPr="00FA2D74">
              <w:t>bud</w:t>
            </w:r>
            <w:r>
              <w:t>/sister</w:t>
            </w:r>
            <w:r>
              <w:rPr>
                <w:b w:val="0"/>
                <w:bCs w:val="0"/>
              </w:rPr>
              <w:t xml:space="preserve"> to </w:t>
            </w:r>
            <w:r w:rsidRPr="00FA2D74">
              <w:t>mother</w:t>
            </w:r>
            <w:r>
              <w:t>/sister</w:t>
            </w:r>
            <w:r w:rsidRPr="00FA2D74">
              <w:rPr>
                <w:b w:val="0"/>
                <w:bCs w:val="0"/>
              </w:rPr>
              <w:t>.</w:t>
            </w:r>
            <w:r>
              <w:rPr>
                <w:b w:val="0"/>
                <w:bCs w:val="0"/>
              </w:rPr>
              <w:t xml:space="preserve"> </w:t>
            </w:r>
            <w:r w:rsidRPr="00FA2D74">
              <w:rPr>
                <w:b w:val="0"/>
                <w:bCs w:val="0"/>
                <w:i/>
                <w:iCs/>
              </w:rPr>
              <w:t>SHORTCUT: A key</w:t>
            </w:r>
          </w:p>
          <w:p w14:paraId="4F6114A2" w14:textId="50AE1C5A" w:rsidR="00CE7415" w:rsidRPr="00AD36F0" w:rsidRDefault="00AD36F0" w:rsidP="00AD36F0">
            <w:pPr>
              <w:spacing w:after="240" w:line="259"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AD36F0">
              <w:rPr>
                <w:sz w:val="20"/>
                <w:szCs w:val="20"/>
              </w:rPr>
              <w:t>Usage</w:t>
            </w:r>
            <w:r w:rsidRPr="00AD36F0">
              <w:rPr>
                <w:b w:val="0"/>
                <w:bCs w:val="0"/>
                <w:sz w:val="20"/>
                <w:szCs w:val="20"/>
              </w:rPr>
              <w:t xml:space="preserve">: first </w:t>
            </w:r>
            <w:r w:rsidRPr="00AD36F0">
              <w:rPr>
                <w:b w:val="0"/>
                <w:bCs w:val="0"/>
                <w:i/>
                <w:iCs/>
                <w:sz w:val="20"/>
                <w:szCs w:val="20"/>
              </w:rPr>
              <w:t>activate the button</w:t>
            </w:r>
            <w:r w:rsidRPr="00AD36F0">
              <w:rPr>
                <w:b w:val="0"/>
                <w:bCs w:val="0"/>
                <w:sz w:val="20"/>
                <w:szCs w:val="20"/>
              </w:rPr>
              <w:t xml:space="preserve"> (left-click or shortcut) and then </w:t>
            </w:r>
            <w:r w:rsidRPr="00AD36F0">
              <w:rPr>
                <w:b w:val="0"/>
                <w:bCs w:val="0"/>
                <w:i/>
                <w:iCs/>
                <w:sz w:val="20"/>
                <w:szCs w:val="20"/>
              </w:rPr>
              <w:t>drag-and-drop</w:t>
            </w:r>
            <w:r w:rsidRPr="00AD36F0">
              <w:rPr>
                <w:b w:val="0"/>
                <w:bCs w:val="0"/>
                <w:sz w:val="20"/>
                <w:szCs w:val="20"/>
              </w:rPr>
              <w:t xml:space="preserve"> motion with </w:t>
            </w:r>
            <w:r w:rsidRPr="00AD36F0">
              <w:rPr>
                <w:b w:val="0"/>
                <w:bCs w:val="0"/>
                <w:i/>
                <w:iCs/>
                <w:sz w:val="20"/>
                <w:szCs w:val="20"/>
              </w:rPr>
              <w:t>RIGHT-button</w:t>
            </w:r>
            <w:r>
              <w:rPr>
                <w:b w:val="0"/>
                <w:bCs w:val="0"/>
                <w:i/>
                <w:iCs/>
                <w:sz w:val="20"/>
                <w:szCs w:val="20"/>
              </w:rPr>
              <w:t>.</w:t>
            </w:r>
            <w:r w:rsidRPr="00AD36F0">
              <w:rPr>
                <w:b w:val="0"/>
                <w:bCs w:val="0"/>
                <w:sz w:val="20"/>
                <w:szCs w:val="20"/>
              </w:rPr>
              <w:t xml:space="preserve"> </w:t>
            </w:r>
            <w:r>
              <w:rPr>
                <w:b w:val="0"/>
                <w:bCs w:val="0"/>
                <w:sz w:val="20"/>
                <w:szCs w:val="20"/>
              </w:rPr>
              <w:t xml:space="preserve">Right-click on bud and release on mother, or </w:t>
            </w:r>
            <w:r w:rsidRPr="00E54D11">
              <w:rPr>
                <w:sz w:val="20"/>
                <w:szCs w:val="20"/>
              </w:rPr>
              <w:t>right-click on bud</w:t>
            </w:r>
            <w:r>
              <w:rPr>
                <w:b w:val="0"/>
                <w:bCs w:val="0"/>
                <w:sz w:val="20"/>
                <w:szCs w:val="20"/>
              </w:rPr>
              <w:t xml:space="preserve"> </w:t>
            </w:r>
            <w:r w:rsidR="00E54D11">
              <w:rPr>
                <w:b w:val="0"/>
                <w:bCs w:val="0"/>
                <w:sz w:val="20"/>
                <w:szCs w:val="20"/>
              </w:rPr>
              <w:t>then</w:t>
            </w:r>
            <w:r>
              <w:rPr>
                <w:b w:val="0"/>
                <w:bCs w:val="0"/>
                <w:sz w:val="20"/>
                <w:szCs w:val="20"/>
              </w:rPr>
              <w:t xml:space="preserve"> </w:t>
            </w:r>
            <w:r w:rsidRPr="00E54D11">
              <w:rPr>
                <w:sz w:val="20"/>
                <w:szCs w:val="20"/>
              </w:rPr>
              <w:t>right-click on mother</w:t>
            </w:r>
            <w:r>
              <w:rPr>
                <w:b w:val="0"/>
                <w:bCs w:val="0"/>
                <w:sz w:val="20"/>
                <w:szCs w:val="20"/>
              </w:rPr>
              <w:t>.</w:t>
            </w:r>
          </w:p>
        </w:tc>
      </w:tr>
      <w:tr w:rsidR="00CE7415" w14:paraId="0F82C8CA" w14:textId="77777777" w:rsidTr="008F2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vAlign w:val="center"/>
          </w:tcPr>
          <w:p w14:paraId="68F712B0" w14:textId="2D0182E9" w:rsidR="00CE7415" w:rsidRDefault="00CE7415" w:rsidP="005C0DA9">
            <w:pPr>
              <w:pStyle w:val="Heading3"/>
              <w:outlineLvl w:val="2"/>
              <w:rPr>
                <w:sz w:val="24"/>
              </w:rPr>
            </w:pPr>
            <w:r w:rsidRPr="00CE7415">
              <w:rPr>
                <w:noProof/>
                <w:sz w:val="24"/>
              </w:rPr>
              <w:drawing>
                <wp:inline distT="0" distB="0" distL="0" distR="0" wp14:anchorId="2E07F0A0" wp14:editId="36156365">
                  <wp:extent cx="540000" cy="540000"/>
                  <wp:effectExtent l="0" t="0" r="0" b="0"/>
                  <wp:docPr id="221" name="Graphic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71E12212" w14:textId="6F4D1DB6" w:rsidR="00AD36F0" w:rsidRPr="000773F4" w:rsidRDefault="00E54D11" w:rsidP="00AD36F0">
            <w:pPr>
              <w:spacing w:before="240" w:after="120" w:line="259" w:lineRule="auto"/>
              <w:cnfStyle w:val="000000100000" w:firstRow="0" w:lastRow="0" w:firstColumn="0" w:lastColumn="0" w:oddVBand="0" w:evenVBand="0" w:oddHBand="1" w:evenHBand="0" w:firstRowFirstColumn="0" w:firstRowLastColumn="0" w:lastRowFirstColumn="0" w:lastRowLastColumn="0"/>
              <w:rPr>
                <w:rFonts w:cstheme="minorHAnsi"/>
                <w:i/>
                <w:iCs/>
              </w:rPr>
            </w:pPr>
            <w:r w:rsidRPr="00E54D11">
              <w:rPr>
                <w:rFonts w:cstheme="minorHAnsi"/>
                <w:b/>
                <w:bCs/>
              </w:rPr>
              <w:t>Annotate</w:t>
            </w:r>
            <w:r w:rsidRPr="00E54D11">
              <w:rPr>
                <w:rFonts w:cstheme="minorHAnsi"/>
              </w:rPr>
              <w:t xml:space="preserve"> that a cell does </w:t>
            </w:r>
            <w:r w:rsidRPr="00E54D11">
              <w:rPr>
                <w:rFonts w:cstheme="minorHAnsi"/>
                <w:b/>
                <w:bCs/>
              </w:rPr>
              <w:t>not</w:t>
            </w:r>
            <w:r w:rsidRPr="00E54D11">
              <w:rPr>
                <w:rFonts w:cstheme="minorHAnsi"/>
              </w:rPr>
              <w:t xml:space="preserve"> have </w:t>
            </w:r>
            <w:r w:rsidRPr="008F291B">
              <w:rPr>
                <w:rFonts w:cstheme="minorHAnsi"/>
              </w:rPr>
              <w:t>a</w:t>
            </w:r>
            <w:r w:rsidRPr="00E54D11">
              <w:rPr>
                <w:rFonts w:cstheme="minorHAnsi"/>
                <w:b/>
                <w:bCs/>
              </w:rPr>
              <w:t xml:space="preserve"> fully known history</w:t>
            </w:r>
            <w:r w:rsidR="00AD36F0" w:rsidRPr="000773F4">
              <w:rPr>
                <w:rFonts w:cstheme="minorHAnsi"/>
                <w:b/>
                <w:bCs/>
              </w:rPr>
              <w:t xml:space="preserve">. </w:t>
            </w:r>
            <w:r w:rsidR="00AD36F0" w:rsidRPr="00E54D11">
              <w:rPr>
                <w:rFonts w:cstheme="minorHAnsi"/>
                <w:i/>
                <w:iCs/>
              </w:rPr>
              <w:t xml:space="preserve">SHORTCUT: </w:t>
            </w:r>
            <w:r>
              <w:rPr>
                <w:rFonts w:cstheme="minorHAnsi"/>
                <w:i/>
                <w:iCs/>
              </w:rPr>
              <w:t>U</w:t>
            </w:r>
            <w:r w:rsidR="00AD36F0" w:rsidRPr="00E54D11">
              <w:rPr>
                <w:rFonts w:cstheme="minorHAnsi"/>
                <w:i/>
                <w:iCs/>
              </w:rPr>
              <w:t xml:space="preserve"> key</w:t>
            </w:r>
          </w:p>
          <w:p w14:paraId="175AEEF6" w14:textId="1E1BB359" w:rsidR="00CE7415" w:rsidRDefault="00AD36F0" w:rsidP="009F5856">
            <w:pPr>
              <w:pStyle w:val="Heading3"/>
              <w:spacing w:after="120"/>
              <w:outlineLvl w:val="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sz w:val="20"/>
                <w:szCs w:val="20"/>
              </w:rPr>
            </w:pPr>
            <w:r w:rsidRPr="000773F4">
              <w:rPr>
                <w:rFonts w:asciiTheme="minorHAnsi" w:hAnsiTheme="minorHAnsi" w:cstheme="minorHAnsi"/>
                <w:sz w:val="20"/>
                <w:szCs w:val="20"/>
              </w:rPr>
              <w:t>Usage</w:t>
            </w:r>
            <w:r w:rsidRPr="000773F4">
              <w:rPr>
                <w:rFonts w:asciiTheme="minorHAnsi" w:hAnsiTheme="minorHAnsi" w:cstheme="minorHAnsi"/>
                <w:b w:val="0"/>
                <w:bCs/>
                <w:sz w:val="20"/>
                <w:szCs w:val="20"/>
              </w:rPr>
              <w:t xml:space="preserve">: </w:t>
            </w:r>
            <w:r w:rsidR="008F291B" w:rsidRPr="008F291B">
              <w:rPr>
                <w:rFonts w:asciiTheme="minorHAnsi" w:hAnsiTheme="minorHAnsi" w:cstheme="minorHAnsi"/>
                <w:b w:val="0"/>
                <w:bCs/>
                <w:sz w:val="20"/>
                <w:szCs w:val="20"/>
              </w:rPr>
              <w:t xml:space="preserve">first </w:t>
            </w:r>
            <w:r w:rsidR="008F291B" w:rsidRPr="008F291B">
              <w:rPr>
                <w:rFonts w:asciiTheme="minorHAnsi" w:hAnsiTheme="minorHAnsi" w:cstheme="minorHAnsi"/>
                <w:b w:val="0"/>
                <w:bCs/>
                <w:i/>
                <w:iCs/>
                <w:sz w:val="20"/>
                <w:szCs w:val="20"/>
              </w:rPr>
              <w:t>activate the button</w:t>
            </w:r>
            <w:r w:rsidR="008F291B" w:rsidRPr="008F291B">
              <w:rPr>
                <w:rFonts w:asciiTheme="minorHAnsi" w:hAnsiTheme="minorHAnsi" w:cstheme="minorHAnsi"/>
                <w:b w:val="0"/>
                <w:bCs/>
                <w:sz w:val="20"/>
                <w:szCs w:val="20"/>
              </w:rPr>
              <w:t xml:space="preserve"> (left-click or shortcut) and then </w:t>
            </w:r>
            <w:r w:rsidR="008F291B" w:rsidRPr="008F291B">
              <w:rPr>
                <w:rFonts w:asciiTheme="minorHAnsi" w:hAnsiTheme="minorHAnsi" w:cstheme="minorHAnsi"/>
                <w:b w:val="0"/>
                <w:bCs/>
                <w:i/>
                <w:iCs/>
                <w:sz w:val="20"/>
                <w:szCs w:val="20"/>
              </w:rPr>
              <w:t>RIGHT-click</w:t>
            </w:r>
            <w:r w:rsidR="008F291B" w:rsidRPr="008F291B">
              <w:rPr>
                <w:rFonts w:asciiTheme="minorHAnsi" w:hAnsiTheme="minorHAnsi" w:cstheme="minorHAnsi"/>
                <w:b w:val="0"/>
                <w:bCs/>
                <w:sz w:val="20"/>
                <w:szCs w:val="20"/>
              </w:rPr>
              <w:t xml:space="preserve"> on the requested</w:t>
            </w:r>
            <w:r w:rsidR="008F291B">
              <w:rPr>
                <w:rFonts w:asciiTheme="minorHAnsi" w:hAnsiTheme="minorHAnsi" w:cstheme="minorHAnsi"/>
                <w:b w:val="0"/>
                <w:bCs/>
                <w:sz w:val="20"/>
                <w:szCs w:val="20"/>
              </w:rPr>
              <w:t xml:space="preserve"> </w:t>
            </w:r>
            <w:r w:rsidR="008F291B" w:rsidRPr="008F291B">
              <w:rPr>
                <w:rFonts w:asciiTheme="minorHAnsi" w:hAnsiTheme="minorHAnsi" w:cstheme="minorHAnsi"/>
                <w:b w:val="0"/>
                <w:bCs/>
                <w:sz w:val="20"/>
                <w:szCs w:val="20"/>
              </w:rPr>
              <w:t>object</w:t>
            </w:r>
            <w:r w:rsidR="00604D4F">
              <w:rPr>
                <w:rFonts w:asciiTheme="minorHAnsi" w:hAnsiTheme="minorHAnsi" w:cstheme="minorHAnsi"/>
                <w:b w:val="0"/>
                <w:bCs/>
                <w:sz w:val="20"/>
                <w:szCs w:val="20"/>
              </w:rPr>
              <w:t>.</w:t>
            </w:r>
          </w:p>
          <w:p w14:paraId="6994E0D9" w14:textId="4163A8DB" w:rsidR="009F5856" w:rsidRPr="009F5856" w:rsidRDefault="009F5856" w:rsidP="009F5856">
            <w:pPr>
              <w:cnfStyle w:val="000000100000" w:firstRow="0" w:lastRow="0" w:firstColumn="0" w:lastColumn="0" w:oddVBand="0" w:evenVBand="0" w:oddHBand="1" w:evenHBand="0" w:firstRowFirstColumn="0" w:firstRowLastColumn="0" w:lastRowFirstColumn="0" w:lastRowLastColumn="0"/>
              <w:rPr>
                <w:i/>
                <w:iCs/>
                <w:sz w:val="20"/>
                <w:szCs w:val="20"/>
              </w:rPr>
            </w:pPr>
            <w:r w:rsidRPr="009F5856">
              <w:rPr>
                <w:b/>
                <w:bCs/>
                <w:i/>
                <w:iCs/>
                <w:sz w:val="20"/>
                <w:szCs w:val="20"/>
              </w:rPr>
              <w:t>Tip</w:t>
            </w:r>
            <w:r w:rsidRPr="009F5856">
              <w:rPr>
                <w:i/>
                <w:iCs/>
                <w:sz w:val="20"/>
                <w:szCs w:val="20"/>
              </w:rPr>
              <w:t xml:space="preserve">: two examples of cells with </w:t>
            </w:r>
            <w:proofErr w:type="spellStart"/>
            <w:r w:rsidRPr="009F5856">
              <w:rPr>
                <w:i/>
                <w:iCs/>
                <w:sz w:val="20"/>
                <w:szCs w:val="20"/>
              </w:rPr>
              <w:t>uknown</w:t>
            </w:r>
            <w:proofErr w:type="spellEnd"/>
            <w:r w:rsidRPr="009F5856">
              <w:rPr>
                <w:i/>
                <w:iCs/>
                <w:sz w:val="20"/>
                <w:szCs w:val="20"/>
              </w:rPr>
              <w:t xml:space="preserve"> history are cells already present at the first frame and cells appearing from outside the field of view</w:t>
            </w:r>
          </w:p>
        </w:tc>
      </w:tr>
      <w:tr w:rsidR="00CE7415" w14:paraId="3DB3A055" w14:textId="77777777" w:rsidTr="009F5856">
        <w:tc>
          <w:tcPr>
            <w:cnfStyle w:val="001000000000" w:firstRow="0" w:lastRow="0" w:firstColumn="1" w:lastColumn="0" w:oddVBand="0" w:evenVBand="0" w:oddHBand="0" w:evenHBand="0" w:firstRowFirstColumn="0" w:firstRowLastColumn="0" w:lastRowFirstColumn="0" w:lastRowLastColumn="0"/>
            <w:tcW w:w="1066" w:type="dxa"/>
            <w:vAlign w:val="center"/>
          </w:tcPr>
          <w:p w14:paraId="275DACB3" w14:textId="0B12704C" w:rsidR="00CE7415" w:rsidRDefault="00CE7415" w:rsidP="005C0DA9">
            <w:pPr>
              <w:pStyle w:val="Heading3"/>
              <w:outlineLvl w:val="2"/>
              <w:rPr>
                <w:sz w:val="24"/>
              </w:rPr>
            </w:pPr>
            <w:r w:rsidRPr="00CE7415">
              <w:rPr>
                <w:noProof/>
                <w:sz w:val="24"/>
              </w:rPr>
              <w:drawing>
                <wp:inline distT="0" distB="0" distL="0" distR="0" wp14:anchorId="5D6AD5B2" wp14:editId="528F00FB">
                  <wp:extent cx="540000" cy="540000"/>
                  <wp:effectExtent l="0" t="0" r="0" b="0"/>
                  <wp:docPr id="222" name="Graphic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540000" cy="540000"/>
                          </a:xfrm>
                          <a:prstGeom prst="rect">
                            <a:avLst/>
                          </a:prstGeom>
                        </pic:spPr>
                      </pic:pic>
                    </a:graphicData>
                  </a:graphic>
                </wp:inline>
              </w:drawing>
            </w:r>
          </w:p>
        </w:tc>
        <w:tc>
          <w:tcPr>
            <w:tcW w:w="8432" w:type="dxa"/>
            <w:vAlign w:val="center"/>
          </w:tcPr>
          <w:p w14:paraId="4FB71529" w14:textId="3F06D01B" w:rsidR="00CE7415" w:rsidRPr="009F5856" w:rsidRDefault="009F5856" w:rsidP="009F5856">
            <w:pPr>
              <w:pStyle w:val="Heading3"/>
              <w:spacing w:before="240" w:after="240"/>
              <w:outlineLvl w:val="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sz w:val="24"/>
              </w:rPr>
            </w:pPr>
            <w:r w:rsidRPr="009F5856">
              <w:rPr>
                <w:rFonts w:asciiTheme="minorHAnsi" w:hAnsiTheme="minorHAnsi" w:cstheme="minorHAnsi"/>
                <w:sz w:val="24"/>
              </w:rPr>
              <w:t>Reinitialize cell cycle annotations</w:t>
            </w:r>
            <w:r w:rsidRPr="009F5856">
              <w:rPr>
                <w:rFonts w:asciiTheme="minorHAnsi" w:hAnsiTheme="minorHAnsi" w:cstheme="minorHAnsi"/>
                <w:b w:val="0"/>
                <w:bCs/>
                <w:sz w:val="24"/>
              </w:rPr>
              <w:t xml:space="preserve"> to default. Default is all cells in </w:t>
            </w:r>
            <w:r w:rsidRPr="009F5856">
              <w:rPr>
                <w:rFonts w:asciiTheme="minorHAnsi" w:hAnsiTheme="minorHAnsi" w:cstheme="minorHAnsi"/>
                <w:sz w:val="24"/>
              </w:rPr>
              <w:t>G1</w:t>
            </w:r>
            <w:r w:rsidRPr="009F5856">
              <w:rPr>
                <w:rFonts w:asciiTheme="minorHAnsi" w:hAnsiTheme="minorHAnsi" w:cstheme="minorHAnsi"/>
                <w:b w:val="0"/>
                <w:bCs/>
                <w:sz w:val="24"/>
              </w:rPr>
              <w:t xml:space="preserve"> without a relative assigned to it.</w:t>
            </w:r>
          </w:p>
        </w:tc>
      </w:tr>
    </w:tbl>
    <w:p w14:paraId="467C06DD" w14:textId="333DA183" w:rsidR="008E1089" w:rsidRPr="00CE7415" w:rsidRDefault="008E1089" w:rsidP="00CE7415">
      <w:pPr>
        <w:pStyle w:val="Heading3"/>
        <w:rPr>
          <w:sz w:val="24"/>
        </w:rPr>
      </w:pPr>
      <w:r w:rsidRPr="00CE7415">
        <w:rPr>
          <w:sz w:val="24"/>
        </w:rPr>
        <w:br w:type="page"/>
      </w:r>
    </w:p>
    <w:p w14:paraId="0505F672" w14:textId="039743B2" w:rsidR="00400BFD" w:rsidRDefault="00400BFD" w:rsidP="00400BFD">
      <w:pPr>
        <w:pStyle w:val="Heading2"/>
      </w:pPr>
      <w:r>
        <w:lastRenderedPageBreak/>
        <w:t>Functions activated from the menus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D8136D" w14:paraId="7CFA0F87" w14:textId="77777777" w:rsidTr="00D8136D">
        <w:trPr>
          <w:trHeight w:val="425"/>
        </w:trPr>
        <w:tc>
          <w:tcPr>
            <w:tcW w:w="3544" w:type="dxa"/>
            <w:shd w:val="clear" w:color="auto" w:fill="E7E6E6" w:themeFill="background2"/>
            <w:vAlign w:val="center"/>
          </w:tcPr>
          <w:p w14:paraId="4C68C4F8" w14:textId="0A126A04" w:rsidR="00D8136D" w:rsidRPr="00D8136D" w:rsidRDefault="00D8136D" w:rsidP="00D8136D">
            <w:pPr>
              <w:jc w:val="center"/>
              <w:rPr>
                <w:rFonts w:ascii="Segoe UI" w:hAnsi="Segoe UI" w:cs="Segoe UI"/>
              </w:rPr>
            </w:pPr>
            <w:bookmarkStart w:id="25" w:name="_Hlk82807745"/>
            <w:r w:rsidRPr="00D8136D">
              <w:rPr>
                <w:rFonts w:ascii="Segoe UI" w:hAnsi="Segoe UI" w:cs="Segoe UI"/>
              </w:rPr>
              <w:t xml:space="preserve">File </w:t>
            </w:r>
            <w:r w:rsidRPr="00D8136D">
              <w:rPr>
                <w:rFonts w:ascii="Segoe UI" w:hAnsi="Segoe UI" w:cs="Segoe UI"/>
              </w:rPr>
              <w:sym w:font="Wingdings" w:char="F0E0"/>
            </w:r>
            <w:r w:rsidRPr="00D8136D">
              <w:rPr>
                <w:rFonts w:ascii="Segoe UI" w:hAnsi="Segoe UI" w:cs="Segoe UI"/>
              </w:rPr>
              <w:t xml:space="preserve"> Load fluorescent images…</w:t>
            </w:r>
          </w:p>
        </w:tc>
      </w:tr>
    </w:tbl>
    <w:bookmarkEnd w:id="25"/>
    <w:p w14:paraId="05F5545B" w14:textId="0ABD0338" w:rsidR="00D8136D" w:rsidRDefault="00D8136D" w:rsidP="00D8136D">
      <w:pPr>
        <w:spacing w:before="240" w:after="120"/>
      </w:pPr>
      <w:r>
        <w:t xml:space="preserve">Used to </w:t>
      </w:r>
      <w:r w:rsidRPr="00D8136D">
        <w:rPr>
          <w:b/>
          <w:bCs/>
        </w:rPr>
        <w:t>load</w:t>
      </w:r>
      <w:r>
        <w:t xml:space="preserve"> as many </w:t>
      </w:r>
      <w:r w:rsidRPr="00D8136D">
        <w:rPr>
          <w:b/>
          <w:bCs/>
        </w:rPr>
        <w:t>additional images</w:t>
      </w:r>
      <w:r>
        <w:t xml:space="preserve"> (e.g., fluorescence signal) as you want. </w:t>
      </w:r>
    </w:p>
    <w:p w14:paraId="5D0CAF6C" w14:textId="2FB1D418" w:rsidR="00D8136D" w:rsidRDefault="00D8136D" w:rsidP="00D8136D">
      <w:pPr>
        <w:spacing w:after="360"/>
      </w:pPr>
      <w:r>
        <w:t xml:space="preserve">Loaded images will be used to calculate metrics such as mean, median, total amount etc. See </w:t>
      </w:r>
      <w:hyperlink w:anchor="_Cell-ACDC_output_data" w:history="1">
        <w:r w:rsidRPr="00D8136D">
          <w:rPr>
            <w:rStyle w:val="Hyperlink"/>
          </w:rPr>
          <w:t>this</w:t>
        </w:r>
      </w:hyperlink>
      <w:r>
        <w:t xml:space="preserve"> section for more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D8136D" w:rsidRPr="00D8136D" w14:paraId="0F07F32E" w14:textId="77777777" w:rsidTr="00D8136D">
        <w:trPr>
          <w:trHeight w:val="425"/>
        </w:trPr>
        <w:tc>
          <w:tcPr>
            <w:tcW w:w="5529" w:type="dxa"/>
            <w:shd w:val="clear" w:color="auto" w:fill="E7E6E6" w:themeFill="background2"/>
            <w:vAlign w:val="center"/>
          </w:tcPr>
          <w:p w14:paraId="0146AA82" w14:textId="50189D02" w:rsidR="00D8136D" w:rsidRPr="00D8136D" w:rsidRDefault="00D8136D" w:rsidP="00D8136D">
            <w:pPr>
              <w:jc w:val="center"/>
              <w:rPr>
                <w:rFonts w:ascii="Segoe UI" w:hAnsi="Segoe UI" w:cs="Segoe UI"/>
              </w:rPr>
            </w:pPr>
            <w:r w:rsidRPr="00D8136D">
              <w:rPr>
                <w:rFonts w:ascii="Segoe UI" w:hAnsi="Segoe UI" w:cs="Segoe UI"/>
              </w:rPr>
              <w:t xml:space="preserve">Edit </w:t>
            </w:r>
            <w:r w:rsidRPr="00D8136D">
              <w:rPr>
                <w:rFonts w:ascii="Segoe UI" w:hAnsi="Segoe UI" w:cs="Segoe UI"/>
              </w:rPr>
              <w:sym w:font="Wingdings" w:char="F0E0"/>
            </w:r>
            <w:r w:rsidRPr="00D8136D">
              <w:rPr>
                <w:rFonts w:ascii="Segoe UI" w:hAnsi="Segoe UI" w:cs="Segoe UI"/>
              </w:rPr>
              <w:t xml:space="preserve"> </w:t>
            </w:r>
            <w:bookmarkStart w:id="26" w:name="_Hlk82808123"/>
            <w:r w:rsidRPr="00D8136D">
              <w:rPr>
                <w:rFonts w:ascii="Segoe UI" w:hAnsi="Segoe UI" w:cs="Segoe UI"/>
              </w:rPr>
              <w:t>Smart handling of enabling/disabling tracking</w:t>
            </w:r>
            <w:bookmarkEnd w:id="26"/>
          </w:p>
        </w:tc>
      </w:tr>
    </w:tbl>
    <w:p w14:paraId="40794DF2" w14:textId="77777777" w:rsidR="00210FCC" w:rsidRDefault="00210FCC" w:rsidP="00210FCC">
      <w:pPr>
        <w:spacing w:before="240" w:after="120"/>
      </w:pPr>
      <w:r>
        <w:t xml:space="preserve">The GUI has built-in </w:t>
      </w:r>
      <w:r w:rsidRPr="00210FCC">
        <w:rPr>
          <w:b/>
          <w:bCs/>
        </w:rPr>
        <w:t>automatic tracking</w:t>
      </w:r>
      <w:r>
        <w:rPr>
          <w:b/>
          <w:bCs/>
        </w:rPr>
        <w:t xml:space="preserve"> </w:t>
      </w:r>
      <w:r w:rsidRPr="00210FCC">
        <w:t xml:space="preserve">for </w:t>
      </w:r>
      <w:r w:rsidRPr="00210FCC">
        <w:rPr>
          <w:b/>
          <w:bCs/>
        </w:rPr>
        <w:t>time-lapse data</w:t>
      </w:r>
      <w:r>
        <w:rPr>
          <w:b/>
          <w:bCs/>
        </w:rPr>
        <w:t xml:space="preserve"> </w:t>
      </w:r>
      <w:r w:rsidRPr="00210FCC">
        <w:t>with the following behaviour:</w:t>
      </w:r>
      <w:r>
        <w:t xml:space="preserve"> </w:t>
      </w:r>
    </w:p>
    <w:p w14:paraId="334EFA96" w14:textId="65F06E3D" w:rsidR="00210FCC" w:rsidRDefault="00210FCC" w:rsidP="00210FCC">
      <w:pPr>
        <w:pStyle w:val="ListParagraph"/>
        <w:numPr>
          <w:ilvl w:val="0"/>
          <w:numId w:val="31"/>
        </w:numPr>
        <w:spacing w:before="240"/>
        <w:ind w:left="714" w:hanging="357"/>
        <w:contextualSpacing w:val="0"/>
      </w:pPr>
      <w:r>
        <w:t xml:space="preserve">If tracking is active (Disable tracking checkbox on the toolbar is UNCHECKED) when you visit a frame that you have </w:t>
      </w:r>
      <w:r w:rsidRPr="00210FCC">
        <w:rPr>
          <w:b/>
          <w:bCs/>
        </w:rPr>
        <w:t>never visited before</w:t>
      </w:r>
      <w:r>
        <w:t xml:space="preserve">, objects will be </w:t>
      </w:r>
      <w:r w:rsidRPr="00210FCC">
        <w:rPr>
          <w:b/>
          <w:bCs/>
        </w:rPr>
        <w:t>automatically tracked</w:t>
      </w:r>
      <w:r>
        <w:t xml:space="preserve"> compared to previous frame. </w:t>
      </w:r>
    </w:p>
    <w:p w14:paraId="41979EBC" w14:textId="33AB6893" w:rsidR="00210FCC" w:rsidRDefault="00210FCC" w:rsidP="00210FCC">
      <w:pPr>
        <w:pStyle w:val="ListParagraph"/>
        <w:numPr>
          <w:ilvl w:val="0"/>
          <w:numId w:val="31"/>
        </w:numPr>
        <w:spacing w:before="240" w:after="120"/>
      </w:pPr>
      <w:r>
        <w:t xml:space="preserve">When you visit a frame </w:t>
      </w:r>
      <w:r w:rsidRPr="00210FCC">
        <w:rPr>
          <w:b/>
          <w:bCs/>
        </w:rPr>
        <w:t>already visited</w:t>
      </w:r>
      <w:r>
        <w:t xml:space="preserve"> before, it will </w:t>
      </w:r>
      <w:r w:rsidRPr="00210FCC">
        <w:rPr>
          <w:b/>
          <w:bCs/>
        </w:rPr>
        <w:t>not</w:t>
      </w:r>
      <w:r>
        <w:t xml:space="preserve"> be </w:t>
      </w:r>
      <w:r w:rsidRPr="00210FCC">
        <w:rPr>
          <w:b/>
          <w:bCs/>
        </w:rPr>
        <w:t>tracked</w:t>
      </w:r>
      <w:r>
        <w:t>.</w:t>
      </w:r>
    </w:p>
    <w:p w14:paraId="428D86E9" w14:textId="77777777" w:rsidR="00210FCC" w:rsidRDefault="00210FCC" w:rsidP="00210FCC">
      <w:pPr>
        <w:spacing w:before="240" w:after="120"/>
        <w:rPr>
          <w:rStyle w:val="Code"/>
          <w:rFonts w:ascii="Segoe UI" w:hAnsi="Segoe UI" w:cs="Segoe UI"/>
          <w:sz w:val="20"/>
          <w:szCs w:val="20"/>
        </w:rPr>
      </w:pPr>
      <w:r>
        <w:t xml:space="preserve">You can disable this automatic behaviour by unchecking </w:t>
      </w:r>
      <w:r w:rsidRPr="00210FCC">
        <w:rPr>
          <w:rStyle w:val="Code"/>
          <w:rFonts w:ascii="Segoe UI" w:hAnsi="Segoe UI" w:cs="Segoe UI"/>
          <w:sz w:val="20"/>
          <w:szCs w:val="20"/>
        </w:rPr>
        <w:t>Smart handling of enabling/disabling tracking</w:t>
      </w:r>
    </w:p>
    <w:p w14:paraId="51D78D71" w14:textId="2398914A" w:rsidR="00210FCC" w:rsidRDefault="00210FCC" w:rsidP="0018760A">
      <w:pPr>
        <w:spacing w:after="240"/>
      </w:pPr>
      <w:r>
        <w:t xml:space="preserve">When you </w:t>
      </w:r>
      <w:r w:rsidRPr="00210FCC">
        <w:rPr>
          <w:b/>
          <w:bCs/>
        </w:rPr>
        <w:t>disable</w:t>
      </w:r>
      <w:r>
        <w:t xml:space="preserve"> the </w:t>
      </w:r>
      <w:r w:rsidRPr="00210FCC">
        <w:rPr>
          <w:b/>
          <w:bCs/>
        </w:rPr>
        <w:t>smart</w:t>
      </w:r>
      <w:r>
        <w:t xml:space="preserve"> handling, you can </w:t>
      </w:r>
      <w:r w:rsidRPr="00210FCC">
        <w:rPr>
          <w:b/>
          <w:bCs/>
        </w:rPr>
        <w:t>enforce tracking</w:t>
      </w:r>
      <w:r>
        <w:t xml:space="preserve"> on all visited frames no matter if they were previously visited or not. To enforce, use the </w:t>
      </w:r>
      <w:r w:rsidRPr="00210FCC">
        <w:rPr>
          <w:rStyle w:val="Code"/>
          <w:rFonts w:ascii="Segoe UI" w:hAnsi="Segoe UI" w:cs="Segoe UI"/>
          <w:sz w:val="20"/>
          <w:szCs w:val="20"/>
        </w:rPr>
        <w:t>Disable tracking</w:t>
      </w:r>
      <w:r>
        <w:t xml:space="preserve"> checkbox on the toolbar.</w:t>
      </w:r>
    </w:p>
    <w:p w14:paraId="5127FBD7" w14:textId="545BBEB5" w:rsidR="00D8136D" w:rsidRPr="00F0601F" w:rsidRDefault="00210FCC" w:rsidP="00F0601F">
      <w:pPr>
        <w:spacing w:after="360"/>
        <w:rPr>
          <w:i/>
          <w:iCs/>
          <w:bdr w:val="single" w:sz="4" w:space="0" w:color="AEAAAA" w:themeColor="background2" w:themeShade="BF"/>
          <w:shd w:val="clear" w:color="auto" w:fill="E7E6E6" w:themeFill="background2"/>
        </w:rPr>
      </w:pPr>
      <w:r w:rsidRPr="00210FCC">
        <w:rPr>
          <w:b/>
          <w:bCs/>
          <w:i/>
          <w:iCs/>
        </w:rPr>
        <w:t>Tip</w:t>
      </w:r>
      <w:r w:rsidRPr="00210FCC">
        <w:rPr>
          <w:i/>
          <w:iCs/>
        </w:rPr>
        <w:t xml:space="preserve">: useful when you know you </w:t>
      </w:r>
      <w:proofErr w:type="gramStart"/>
      <w:r w:rsidRPr="00210FCC">
        <w:rPr>
          <w:i/>
          <w:iCs/>
        </w:rPr>
        <w:t>have to</w:t>
      </w:r>
      <w:proofErr w:type="gramEnd"/>
      <w:r w:rsidRPr="00210FCC">
        <w:rPr>
          <w:i/>
          <w:iCs/>
        </w:rPr>
        <w:t xml:space="preserve"> repeat tracking on already visited frames.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F03203" w:rsidRPr="00D8136D" w14:paraId="39B4860D" w14:textId="77777777" w:rsidTr="00D02565">
        <w:trPr>
          <w:trHeight w:val="425"/>
        </w:trPr>
        <w:tc>
          <w:tcPr>
            <w:tcW w:w="5529" w:type="dxa"/>
            <w:shd w:val="clear" w:color="auto" w:fill="E7E6E6" w:themeFill="background2"/>
            <w:vAlign w:val="center"/>
          </w:tcPr>
          <w:p w14:paraId="0B46E464" w14:textId="2BF006E7" w:rsidR="00F03203" w:rsidRPr="00D8136D" w:rsidRDefault="00F03203" w:rsidP="00D02565">
            <w:pPr>
              <w:jc w:val="center"/>
              <w:rPr>
                <w:rFonts w:ascii="Segoe UI" w:hAnsi="Segoe UI" w:cs="Segoe UI"/>
              </w:rPr>
            </w:pPr>
            <w:r>
              <w:rPr>
                <w:rFonts w:ascii="Segoe UI" w:hAnsi="Segoe UI" w:cs="Segoe UI"/>
              </w:rPr>
              <w:t>Image</w:t>
            </w:r>
            <w:r w:rsidRPr="00D8136D">
              <w:rPr>
                <w:rFonts w:ascii="Segoe UI" w:hAnsi="Segoe UI" w:cs="Segoe UI"/>
              </w:rPr>
              <w:t xml:space="preserve"> </w:t>
            </w:r>
            <w:r w:rsidRPr="00D8136D">
              <w:rPr>
                <w:rFonts w:ascii="Segoe UI" w:hAnsi="Segoe UI" w:cs="Segoe UI"/>
              </w:rPr>
              <w:sym w:font="Wingdings" w:char="F0E0"/>
            </w:r>
            <w:r w:rsidRPr="00D8136D">
              <w:rPr>
                <w:rFonts w:ascii="Segoe UI" w:hAnsi="Segoe UI" w:cs="Segoe UI"/>
              </w:rPr>
              <w:t xml:space="preserve"> </w:t>
            </w:r>
            <w:r>
              <w:rPr>
                <w:rFonts w:ascii="Segoe UI" w:hAnsi="Segoe UI" w:cs="Segoe UI"/>
              </w:rPr>
              <w:t>Normalise intensities</w:t>
            </w:r>
            <w:r w:rsidR="00824EBD">
              <w:rPr>
                <w:rFonts w:ascii="Segoe UI" w:hAnsi="Segoe UI" w:cs="Segoe UI"/>
              </w:rPr>
              <w:t xml:space="preserve"> </w:t>
            </w:r>
            <w:r w:rsidR="00824EBD" w:rsidRPr="00824EBD">
              <w:rPr>
                <w:rFonts w:ascii="Segoe UI" w:hAnsi="Segoe UI" w:cs="Segoe UI"/>
              </w:rPr>
              <w:sym w:font="Wingdings" w:char="F0E0"/>
            </w:r>
            <w:r w:rsidR="00824EBD">
              <w:rPr>
                <w:rFonts w:ascii="Segoe UI" w:hAnsi="Segoe UI" w:cs="Segoe UI"/>
              </w:rPr>
              <w:t xml:space="preserve"> …</w:t>
            </w:r>
          </w:p>
        </w:tc>
      </w:tr>
    </w:tbl>
    <w:p w14:paraId="5D8783A0" w14:textId="006794F1" w:rsidR="00F03203" w:rsidRDefault="00824EBD" w:rsidP="00F03203">
      <w:pPr>
        <w:spacing w:before="240" w:after="120"/>
      </w:pPr>
      <w:r>
        <w:t xml:space="preserve">You can choose to </w:t>
      </w:r>
      <w:r w:rsidRPr="00554513">
        <w:rPr>
          <w:b/>
          <w:bCs/>
        </w:rPr>
        <w:t>normalise the intensities</w:t>
      </w:r>
      <w:r>
        <w:t xml:space="preserve"> of the displayed images (saved data will not be modified) with the following methods:</w:t>
      </w:r>
    </w:p>
    <w:p w14:paraId="4378C5BE" w14:textId="20C9A12B" w:rsidR="00F03203" w:rsidRDefault="00554513" w:rsidP="00CB51E7">
      <w:pPr>
        <w:pStyle w:val="ListParagraph"/>
        <w:numPr>
          <w:ilvl w:val="0"/>
          <w:numId w:val="32"/>
        </w:numPr>
        <w:spacing w:line="240" w:lineRule="auto"/>
        <w:ind w:left="714" w:hanging="357"/>
        <w:contextualSpacing w:val="0"/>
      </w:pPr>
      <w:r>
        <w:t xml:space="preserve">Do not normalise. Display </w:t>
      </w:r>
      <w:r w:rsidRPr="00CB51E7">
        <w:rPr>
          <w:b/>
          <w:bCs/>
        </w:rPr>
        <w:t>raw image</w:t>
      </w:r>
      <w:r w:rsidR="00604D4F" w:rsidRPr="0070758D">
        <w:t>.</w:t>
      </w:r>
    </w:p>
    <w:p w14:paraId="7774B5BD" w14:textId="27BC28C9" w:rsidR="00CB51E7" w:rsidRDefault="00CB51E7" w:rsidP="00CB51E7">
      <w:pPr>
        <w:pStyle w:val="ListParagraph"/>
        <w:numPr>
          <w:ilvl w:val="0"/>
          <w:numId w:val="32"/>
        </w:numPr>
        <w:spacing w:line="240" w:lineRule="auto"/>
        <w:ind w:left="714" w:hanging="357"/>
        <w:contextualSpacing w:val="0"/>
      </w:pPr>
      <w:r w:rsidRPr="00CB51E7">
        <w:t xml:space="preserve">Convert to </w:t>
      </w:r>
      <w:r w:rsidRPr="00CB51E7">
        <w:rPr>
          <w:b/>
          <w:bCs/>
        </w:rPr>
        <w:t>floating point</w:t>
      </w:r>
      <w:r w:rsidRPr="00CB51E7">
        <w:t xml:space="preserve"> format with values [0, 1]</w:t>
      </w:r>
      <w:r>
        <w:t xml:space="preserve"> </w:t>
      </w:r>
      <w:r>
        <w:sym w:font="Wingdings" w:char="F0E0"/>
      </w:r>
      <w:r>
        <w:t xml:space="preserve"> simply convert to floating point, no normalisation involved</w:t>
      </w:r>
      <w:r w:rsidR="00604D4F">
        <w:t>.</w:t>
      </w:r>
    </w:p>
    <w:p w14:paraId="0C3CA2CD" w14:textId="52F2D15F" w:rsidR="00CB51E7" w:rsidRDefault="00CB51E7" w:rsidP="002E38DE">
      <w:pPr>
        <w:pStyle w:val="ListParagraph"/>
        <w:numPr>
          <w:ilvl w:val="0"/>
          <w:numId w:val="32"/>
        </w:numPr>
        <w:ind w:left="714" w:hanging="357"/>
        <w:contextualSpacing w:val="0"/>
      </w:pPr>
      <w:r w:rsidRPr="00CB51E7">
        <w:rPr>
          <w:b/>
          <w:bCs/>
        </w:rPr>
        <w:t>Rescale</w:t>
      </w:r>
      <w:r>
        <w:t xml:space="preserve"> to [0,1] </w:t>
      </w:r>
      <w:r>
        <w:sym w:font="Wingdings" w:char="F0E0"/>
      </w:r>
      <w:r>
        <w:t xml:space="preserve"> intensities are first converted to floating point if needed and then STRETCHED to convert the entire [0,1] range.</w:t>
      </w:r>
    </w:p>
    <w:p w14:paraId="0C8DB6EF" w14:textId="5D4C417C" w:rsidR="0018760A" w:rsidRDefault="002E38DE" w:rsidP="00F0601F">
      <w:pPr>
        <w:pStyle w:val="ListParagraph"/>
        <w:numPr>
          <w:ilvl w:val="0"/>
          <w:numId w:val="32"/>
        </w:numPr>
        <w:ind w:left="714" w:hanging="357"/>
        <w:contextualSpacing w:val="0"/>
      </w:pPr>
      <w:r w:rsidRPr="002E38DE">
        <w:rPr>
          <w:b/>
          <w:bCs/>
        </w:rPr>
        <w:t>Normalize by max</w:t>
      </w:r>
      <w:r w:rsidRPr="002E38DE">
        <w:t xml:space="preserve"> value: </w:t>
      </w:r>
      <w:r>
        <w:t>divide by the max of the intensities.</w:t>
      </w:r>
    </w:p>
    <w:p w14:paraId="6024F633" w14:textId="208D7007" w:rsidR="00400BFD" w:rsidRDefault="00400BFD" w:rsidP="00632834">
      <w:pPr>
        <w:pStyle w:val="Heading2"/>
        <w:spacing w:before="360"/>
      </w:pPr>
      <w:bookmarkStart w:id="27" w:name="_Additional_functions"/>
      <w:bookmarkEnd w:id="27"/>
      <w:r>
        <w:t>Additional functions</w:t>
      </w:r>
    </w:p>
    <w:p w14:paraId="097F057C" w14:textId="37FC889B" w:rsidR="00D8136D" w:rsidRPr="00E93586" w:rsidRDefault="00D8136D" w:rsidP="00125A14">
      <w:pPr>
        <w:pStyle w:val="ListParagraph"/>
        <w:numPr>
          <w:ilvl w:val="0"/>
          <w:numId w:val="23"/>
        </w:numPr>
        <w:spacing w:after="80"/>
        <w:contextualSpacing w:val="0"/>
      </w:pPr>
      <w:r w:rsidRPr="00E93586">
        <w:rPr>
          <w:i/>
          <w:iCs/>
        </w:rPr>
        <w:t>Middle-click</w:t>
      </w:r>
      <w:r w:rsidRPr="00E93586">
        <w:t xml:space="preserve"> (scrolling wheel) </w:t>
      </w:r>
      <w:r w:rsidRPr="00E93586">
        <w:sym w:font="Wingdings" w:char="F0E0"/>
      </w:r>
      <w:r w:rsidRPr="00E93586">
        <w:t xml:space="preserve"> delete the segmented object you click on</w:t>
      </w:r>
      <w:r w:rsidR="00604D4F">
        <w:t>.</w:t>
      </w:r>
    </w:p>
    <w:p w14:paraId="69021F37" w14:textId="6E1166A4" w:rsidR="00D8136D" w:rsidRDefault="00D8136D" w:rsidP="00125A14">
      <w:pPr>
        <w:pStyle w:val="ListParagraph"/>
        <w:numPr>
          <w:ilvl w:val="0"/>
          <w:numId w:val="23"/>
        </w:numPr>
        <w:spacing w:after="120"/>
        <w:contextualSpacing w:val="0"/>
      </w:pPr>
      <w:r>
        <w:rPr>
          <w:rStyle w:val="Code"/>
          <w:sz w:val="24"/>
          <w:szCs w:val="32"/>
        </w:rPr>
        <w:t xml:space="preserve"> </w:t>
      </w:r>
      <w:r w:rsidRPr="00E93586">
        <w:rPr>
          <w:rStyle w:val="Code"/>
          <w:sz w:val="24"/>
          <w:szCs w:val="32"/>
        </w:rPr>
        <w:t>H</w:t>
      </w:r>
      <w:r>
        <w:rPr>
          <w:rStyle w:val="Code"/>
          <w:sz w:val="24"/>
          <w:szCs w:val="32"/>
        </w:rPr>
        <w:t xml:space="preserve"> </w:t>
      </w:r>
      <w:r w:rsidRPr="00E93586">
        <w:t xml:space="preserve"> key </w:t>
      </w:r>
      <w:r>
        <w:sym w:font="Wingdings" w:char="F0E0"/>
      </w:r>
      <w:r>
        <w:t xml:space="preserve"> automatic zoom on the segmented objects</w:t>
      </w:r>
      <w:r w:rsidR="00604D4F">
        <w:t>.</w:t>
      </w:r>
    </w:p>
    <w:p w14:paraId="11747187" w14:textId="0E494E06" w:rsidR="00D8136D" w:rsidRDefault="00D8136D" w:rsidP="00125A14">
      <w:pPr>
        <w:pStyle w:val="ListParagraph"/>
        <w:numPr>
          <w:ilvl w:val="0"/>
          <w:numId w:val="23"/>
        </w:numPr>
        <w:spacing w:after="120"/>
        <w:contextualSpacing w:val="0"/>
      </w:pPr>
      <w:r>
        <w:rPr>
          <w:rStyle w:val="Code"/>
          <w:sz w:val="24"/>
          <w:szCs w:val="24"/>
        </w:rPr>
        <w:t xml:space="preserve"> </w:t>
      </w:r>
      <w:proofErr w:type="spellStart"/>
      <w:r w:rsidRPr="00E93586">
        <w:rPr>
          <w:rStyle w:val="Code"/>
          <w:sz w:val="24"/>
          <w:szCs w:val="24"/>
        </w:rPr>
        <w:t>Ctrl+P</w:t>
      </w:r>
      <w:proofErr w:type="spellEnd"/>
      <w:r>
        <w:rPr>
          <w:rStyle w:val="Code"/>
          <w:sz w:val="24"/>
          <w:szCs w:val="24"/>
        </w:rPr>
        <w:t xml:space="preserve"> </w:t>
      </w:r>
      <w:r>
        <w:t xml:space="preserve"> </w:t>
      </w:r>
      <w:r>
        <w:sym w:font="Wingdings" w:char="F0E0"/>
      </w:r>
      <w:r>
        <w:t xml:space="preserve"> visualize cell cycle annotations in a table</w:t>
      </w:r>
      <w:r w:rsidR="00604D4F">
        <w:t>.</w:t>
      </w:r>
    </w:p>
    <w:p w14:paraId="3B33F4C7" w14:textId="2D42EAB6" w:rsidR="00D8136D" w:rsidRDefault="00D8136D" w:rsidP="00125A14">
      <w:pPr>
        <w:pStyle w:val="ListParagraph"/>
        <w:numPr>
          <w:ilvl w:val="0"/>
          <w:numId w:val="23"/>
        </w:numPr>
        <w:spacing w:after="240"/>
        <w:contextualSpacing w:val="0"/>
      </w:pPr>
      <w:r>
        <w:rPr>
          <w:rStyle w:val="Code"/>
          <w:sz w:val="24"/>
          <w:szCs w:val="24"/>
        </w:rPr>
        <w:t xml:space="preserve"> </w:t>
      </w:r>
      <w:r w:rsidRPr="00E93586">
        <w:rPr>
          <w:rStyle w:val="Code"/>
          <w:sz w:val="24"/>
          <w:szCs w:val="24"/>
        </w:rPr>
        <w:t>L</w:t>
      </w:r>
      <w:r>
        <w:rPr>
          <w:rStyle w:val="Code"/>
          <w:sz w:val="24"/>
          <w:szCs w:val="24"/>
        </w:rPr>
        <w:t xml:space="preserve"> </w:t>
      </w:r>
      <w:r>
        <w:t xml:space="preserve"> key </w:t>
      </w:r>
      <w:r>
        <w:sym w:font="Wingdings" w:char="F0E0"/>
      </w:r>
      <w:r>
        <w:t xml:space="preserve"> relabel object IDs sequentially (1,2,3...etc)</w:t>
      </w:r>
      <w:r w:rsidR="00604D4F">
        <w:t>.</w:t>
      </w:r>
    </w:p>
    <w:p w14:paraId="23F75886" w14:textId="4E5025A5" w:rsidR="000A1078" w:rsidRDefault="000A1078" w:rsidP="000A1078">
      <w:pPr>
        <w:pStyle w:val="Heading1"/>
      </w:pPr>
      <w:bookmarkStart w:id="28" w:name="_Cell-ACDC_output_data"/>
      <w:bookmarkEnd w:id="28"/>
      <w:r>
        <w:lastRenderedPageBreak/>
        <w:t>Cell-ACDC output data</w:t>
      </w:r>
    </w:p>
    <w:p w14:paraId="73C11CD4" w14:textId="77777777" w:rsidR="005D2258" w:rsidRPr="005D2258" w:rsidRDefault="005D2258" w:rsidP="005D2258"/>
    <w:sectPr w:rsidR="005D2258" w:rsidRPr="005D2258" w:rsidSect="00BA0639">
      <w:pgSz w:w="11906" w:h="16838"/>
      <w:pgMar w:top="1134" w:right="1134"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urt Michael Schmoller" w:date="2021-09-18T12:08:00Z" w:initials="KMS">
    <w:p w14:paraId="6ECCF822" w14:textId="5ECDC833" w:rsidR="000C393F" w:rsidRDefault="000C393F">
      <w:pPr>
        <w:pStyle w:val="CommentText"/>
      </w:pPr>
      <w:r>
        <w:rPr>
          <w:rStyle w:val="CommentReference"/>
        </w:rPr>
        <w:annotationRef/>
      </w:r>
      <w:r>
        <w:t>Welcome guide has YEAST-ACDC</w:t>
      </w:r>
    </w:p>
  </w:comment>
  <w:comment w:id="5" w:author="Kurt Michael Schmoller" w:date="2021-09-18T12:11:00Z" w:initials="KMS">
    <w:p w14:paraId="1EA2AAD6" w14:textId="2202C33E" w:rsidR="000C393F" w:rsidRDefault="000C393F">
      <w:pPr>
        <w:pStyle w:val="CommentText"/>
      </w:pPr>
      <w:r>
        <w:rPr>
          <w:rStyle w:val="CommentReference"/>
        </w:rPr>
        <w:annotationRef/>
      </w:r>
      <w:r>
        <w:t>Yeast-</w:t>
      </w:r>
      <w:proofErr w:type="spellStart"/>
      <w:r>
        <w:t>acdc</w:t>
      </w:r>
      <w:proofErr w:type="spellEnd"/>
      <w:r>
        <w:t xml:space="preserve"> in screenshot</w:t>
      </w:r>
    </w:p>
  </w:comment>
  <w:comment w:id="7" w:author="Kurt Michael Schmoller" w:date="2021-09-18T12:12:00Z" w:initials="KMS">
    <w:p w14:paraId="46583781" w14:textId="3EA37BA2" w:rsidR="000C393F" w:rsidRDefault="000C393F">
      <w:pPr>
        <w:pStyle w:val="CommentText"/>
      </w:pPr>
      <w:r>
        <w:rPr>
          <w:rStyle w:val="CommentReference"/>
        </w:rPr>
        <w:annotationRef/>
      </w:r>
      <w:r>
        <w:t xml:space="preserve">I would keep it semi-formal, but I also don’t have a strong opinion on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0" w:author="Kurt Michael Schmoller" w:date="2021-09-18T12:18:00Z" w:initials="KMS">
    <w:p w14:paraId="747A966C" w14:textId="27B55E9D" w:rsidR="000C393F" w:rsidRDefault="000C393F">
      <w:pPr>
        <w:pStyle w:val="CommentText"/>
      </w:pPr>
      <w:r>
        <w:rPr>
          <w:rStyle w:val="CommentReference"/>
        </w:rPr>
        <w:annotationRef/>
      </w:r>
      <w:r>
        <w:t>Yeast-</w:t>
      </w:r>
      <w:proofErr w:type="spellStart"/>
      <w:r>
        <w:t>acdc</w:t>
      </w:r>
      <w:proofErr w:type="spellEnd"/>
      <w:r>
        <w:t xml:space="preserve"> in screenshot</w:t>
      </w:r>
    </w:p>
  </w:comment>
  <w:comment w:id="12" w:author="Kurt Michael Schmoller" w:date="2021-09-18T12:19:00Z" w:initials="KMS">
    <w:p w14:paraId="2DE32D04" w14:textId="3F98D6F2" w:rsidR="007169F8" w:rsidRDefault="007169F8">
      <w:pPr>
        <w:pStyle w:val="CommentText"/>
      </w:pPr>
      <w:r>
        <w:rPr>
          <w:rStyle w:val="CommentReference"/>
        </w:rPr>
        <w:annotationRef/>
      </w:r>
      <w:r>
        <w:t>Yeast-</w:t>
      </w:r>
      <w:proofErr w:type="spellStart"/>
      <w:r>
        <w:t>acdc</w:t>
      </w:r>
      <w:proofErr w:type="spellEnd"/>
      <w:r>
        <w:t xml:space="preserve"> in screenshot</w:t>
      </w:r>
    </w:p>
  </w:comment>
  <w:comment w:id="13" w:author="Kurt Michael Schmoller" w:date="2021-09-18T12:21:00Z" w:initials="KMS">
    <w:p w14:paraId="2DA70835" w14:textId="28AF42C0" w:rsidR="007169F8" w:rsidRDefault="007169F8">
      <w:pPr>
        <w:pStyle w:val="CommentText"/>
      </w:pPr>
      <w:r>
        <w:rPr>
          <w:rStyle w:val="CommentReference"/>
        </w:rPr>
        <w:annotationRef/>
      </w:r>
      <w:r>
        <w:t>Yeast-</w:t>
      </w:r>
      <w:proofErr w:type="spellStart"/>
      <w:r>
        <w:t>acdc</w:t>
      </w:r>
      <w:proofErr w:type="spellEnd"/>
      <w:r>
        <w:t xml:space="preserve"> in screenshot</w:t>
      </w:r>
    </w:p>
  </w:comment>
  <w:comment w:id="15" w:author="Kurt Michael Schmoller" w:date="2021-09-18T12:22:00Z" w:initials="KMS">
    <w:p w14:paraId="66A08AE7" w14:textId="18118CDD" w:rsidR="007169F8" w:rsidRDefault="007169F8">
      <w:pPr>
        <w:pStyle w:val="CommentText"/>
      </w:pPr>
      <w:r>
        <w:rPr>
          <w:rStyle w:val="CommentReference"/>
        </w:rPr>
        <w:annotationRef/>
      </w:r>
      <w:r>
        <w:t>Yeast-</w:t>
      </w:r>
      <w:proofErr w:type="spellStart"/>
      <w:r>
        <w:t>acdc</w:t>
      </w:r>
      <w:proofErr w:type="spellEnd"/>
      <w:r>
        <w:t xml:space="preserve"> in screenshot</w:t>
      </w:r>
    </w:p>
  </w:comment>
  <w:comment w:id="19" w:author="Kurt Michael Schmoller" w:date="2021-09-18T12:26:00Z" w:initials="KMS">
    <w:p w14:paraId="22A230AF" w14:textId="00CEEEE1" w:rsidR="007169F8" w:rsidRDefault="007169F8">
      <w:pPr>
        <w:pStyle w:val="CommentText"/>
      </w:pPr>
      <w:r>
        <w:rPr>
          <w:rStyle w:val="CommentReference"/>
        </w:rPr>
        <w:annotationRef/>
      </w:r>
      <w:r>
        <w:t>Yeast-</w:t>
      </w:r>
      <w:proofErr w:type="spellStart"/>
      <w:r>
        <w:t>acdc</w:t>
      </w:r>
      <w:proofErr w:type="spellEnd"/>
      <w:r>
        <w:t xml:space="preserve"> in screenshot</w:t>
      </w:r>
    </w:p>
  </w:comment>
  <w:comment w:id="21" w:author="Kurt Michael Schmoller" w:date="2021-09-18T12:27:00Z" w:initials="KMS">
    <w:p w14:paraId="7174C11E" w14:textId="4C7A6521" w:rsidR="007169F8" w:rsidRDefault="007169F8">
      <w:pPr>
        <w:pStyle w:val="CommentText"/>
      </w:pPr>
      <w:r>
        <w:rPr>
          <w:rStyle w:val="CommentReference"/>
        </w:rPr>
        <w:annotationRef/>
      </w:r>
      <w:r>
        <w:t>Yeast-</w:t>
      </w:r>
      <w:proofErr w:type="spellStart"/>
      <w:r>
        <w:t>acdc</w:t>
      </w:r>
      <w:proofErr w:type="spellEnd"/>
      <w:r>
        <w:t xml:space="preserve"> in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CF822" w15:done="0"/>
  <w15:commentEx w15:paraId="1EA2AAD6" w15:done="0"/>
  <w15:commentEx w15:paraId="46583781" w15:done="0"/>
  <w15:commentEx w15:paraId="747A966C" w15:done="0"/>
  <w15:commentEx w15:paraId="2DE32D04" w15:done="0"/>
  <w15:commentEx w15:paraId="2DA70835" w15:done="0"/>
  <w15:commentEx w15:paraId="66A08AE7" w15:done="0"/>
  <w15:commentEx w15:paraId="22A230AF" w15:done="0"/>
  <w15:commentEx w15:paraId="7174C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05536" w16cex:dateUtc="2021-09-18T10:08:00Z"/>
  <w16cex:commentExtensible w16cex:durableId="24F055EF" w16cex:dateUtc="2021-09-18T10:11:00Z"/>
  <w16cex:commentExtensible w16cex:durableId="24F05623" w16cex:dateUtc="2021-09-18T10:12:00Z"/>
  <w16cex:commentExtensible w16cex:durableId="24F05779" w16cex:dateUtc="2021-09-18T10:18:00Z"/>
  <w16cex:commentExtensible w16cex:durableId="24F057D8" w16cex:dateUtc="2021-09-18T10:19:00Z"/>
  <w16cex:commentExtensible w16cex:durableId="24F05861" w16cex:dateUtc="2021-09-18T10:21:00Z"/>
  <w16cex:commentExtensible w16cex:durableId="24F0587D" w16cex:dateUtc="2021-09-18T10:22:00Z"/>
  <w16cex:commentExtensible w16cex:durableId="24F0596D" w16cex:dateUtc="2021-09-18T10:26:00Z"/>
  <w16cex:commentExtensible w16cex:durableId="24F059AB" w16cex:dateUtc="2021-09-18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CF822" w16cid:durableId="24F05536"/>
  <w16cid:commentId w16cid:paraId="1EA2AAD6" w16cid:durableId="24F055EF"/>
  <w16cid:commentId w16cid:paraId="46583781" w16cid:durableId="24F05623"/>
  <w16cid:commentId w16cid:paraId="747A966C" w16cid:durableId="24F05779"/>
  <w16cid:commentId w16cid:paraId="2DE32D04" w16cid:durableId="24F057D8"/>
  <w16cid:commentId w16cid:paraId="2DA70835" w16cid:durableId="24F05861"/>
  <w16cid:commentId w16cid:paraId="66A08AE7" w16cid:durableId="24F0587D"/>
  <w16cid:commentId w16cid:paraId="22A230AF" w16cid:durableId="24F0596D"/>
  <w16cid:commentId w16cid:paraId="7174C11E" w16cid:durableId="24F059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altName w:val="Calibri"/>
    <w:panose1 w:val="020B0504030602030204"/>
    <w:charset w:val="00"/>
    <w:family w:val="swiss"/>
    <w:pitch w:val="variable"/>
    <w:sig w:usb0="E00002FF" w:usb1="5000205B" w:usb2="00000000" w:usb3="00000000" w:csb0="0000009F" w:csb1="00000000"/>
  </w:font>
  <w:font w:name="Arial Nova">
    <w:charset w:val="00"/>
    <w:family w:val="swiss"/>
    <w:pitch w:val="variable"/>
    <w:sig w:usb0="2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D8"/>
    <w:multiLevelType w:val="hybridMultilevel"/>
    <w:tmpl w:val="144C2106"/>
    <w:lvl w:ilvl="0" w:tplc="18090017">
      <w:start w:val="1"/>
      <w:numFmt w:val="lowerLetter"/>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 w15:restartNumberingAfterBreak="0">
    <w:nsid w:val="04543B03"/>
    <w:multiLevelType w:val="hybridMultilevel"/>
    <w:tmpl w:val="2F0C2F4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A00FD3"/>
    <w:multiLevelType w:val="hybridMultilevel"/>
    <w:tmpl w:val="F624896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AF6517"/>
    <w:multiLevelType w:val="hybridMultilevel"/>
    <w:tmpl w:val="8FAAEE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4849B0"/>
    <w:multiLevelType w:val="hybridMultilevel"/>
    <w:tmpl w:val="44BEB4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9AE0F1E"/>
    <w:multiLevelType w:val="hybridMultilevel"/>
    <w:tmpl w:val="5EEAB8E0"/>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65E4C9F"/>
    <w:multiLevelType w:val="hybridMultilevel"/>
    <w:tmpl w:val="7C46040A"/>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9230048"/>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D516AC4"/>
    <w:multiLevelType w:val="hybridMultilevel"/>
    <w:tmpl w:val="DE0868A6"/>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317676E"/>
    <w:multiLevelType w:val="hybridMultilevel"/>
    <w:tmpl w:val="618A5C30"/>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01">
      <w:start w:val="1"/>
      <w:numFmt w:val="bullet"/>
      <w:lvlText w:val=""/>
      <w:lvlJc w:val="left"/>
      <w:pPr>
        <w:ind w:left="1440" w:hanging="360"/>
      </w:pPr>
      <w:rPr>
        <w:rFonts w:ascii="Symbol" w:hAnsi="Symbol" w:hint="default"/>
      </w:rPr>
    </w:lvl>
    <w:lvl w:ilvl="2" w:tplc="268C1C7C">
      <w:start w:val="1"/>
      <w:numFmt w:val="lowerLetter"/>
      <w:lvlText w:val="%3)"/>
      <w:lvlJc w:val="left"/>
      <w:pPr>
        <w:ind w:left="2340" w:hanging="360"/>
      </w:pPr>
      <w:rPr>
        <w:rFonts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3745870"/>
    <w:multiLevelType w:val="hybridMultilevel"/>
    <w:tmpl w:val="FDC86F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238F56D7"/>
    <w:multiLevelType w:val="hybridMultilevel"/>
    <w:tmpl w:val="745A1028"/>
    <w:lvl w:ilvl="0" w:tplc="18090017">
      <w:start w:val="1"/>
      <w:numFmt w:val="low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288C4ED1"/>
    <w:multiLevelType w:val="hybridMultilevel"/>
    <w:tmpl w:val="AA724E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FA62DCD"/>
    <w:multiLevelType w:val="hybridMultilevel"/>
    <w:tmpl w:val="AB125E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56B0528"/>
    <w:multiLevelType w:val="hybridMultilevel"/>
    <w:tmpl w:val="9B161F5C"/>
    <w:lvl w:ilvl="0" w:tplc="6B2CF438">
      <w:start w:val="1"/>
      <w:numFmt w:val="decimal"/>
      <w:lvlText w:val="%1."/>
      <w:lvlJc w:val="left"/>
      <w:pPr>
        <w:ind w:left="720" w:hanging="360"/>
      </w:pPr>
      <w:rPr>
        <w:rFonts w:hint="default"/>
        <w:b w:val="0"/>
        <w:bCs w:val="0"/>
        <w:i w:val="0"/>
        <w:i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FE27A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075864"/>
    <w:multiLevelType w:val="hybridMultilevel"/>
    <w:tmpl w:val="8436A08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37F30F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A8648CE"/>
    <w:multiLevelType w:val="hybridMultilevel"/>
    <w:tmpl w:val="89AE76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172FA8"/>
    <w:multiLevelType w:val="hybridMultilevel"/>
    <w:tmpl w:val="4EDA6F9A"/>
    <w:lvl w:ilvl="0" w:tplc="E3FA8EDC">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8504C86"/>
    <w:multiLevelType w:val="hybridMultilevel"/>
    <w:tmpl w:val="ED1CD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5CB84A72"/>
    <w:multiLevelType w:val="hybridMultilevel"/>
    <w:tmpl w:val="F77AC0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EAA68C1"/>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183E9C"/>
    <w:multiLevelType w:val="hybridMultilevel"/>
    <w:tmpl w:val="FACC1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8596272"/>
    <w:multiLevelType w:val="hybridMultilevel"/>
    <w:tmpl w:val="5100CCDC"/>
    <w:lvl w:ilvl="0" w:tplc="18090001">
      <w:start w:val="1"/>
      <w:numFmt w:val="bullet"/>
      <w:lvlText w:val=""/>
      <w:lvlJc w:val="left"/>
      <w:pPr>
        <w:ind w:left="720" w:hanging="360"/>
      </w:pPr>
      <w:rPr>
        <w:rFonts w:ascii="Symbol" w:hAnsi="Symbol" w:hint="default"/>
      </w:rPr>
    </w:lvl>
    <w:lvl w:ilvl="1" w:tplc="1DCA1E9E">
      <w:start w:val="1"/>
      <w:numFmt w:val="bullet"/>
      <w:lvlText w:val="-"/>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F2489D"/>
    <w:multiLevelType w:val="hybridMultilevel"/>
    <w:tmpl w:val="C22E0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D53BE0"/>
    <w:multiLevelType w:val="hybridMultilevel"/>
    <w:tmpl w:val="60AC206A"/>
    <w:lvl w:ilvl="0" w:tplc="6FF0C19E">
      <w:start w:val="1"/>
      <w:numFmt w:val="decimal"/>
      <w:lvlText w:val="%1."/>
      <w:lvlJc w:val="left"/>
      <w:pPr>
        <w:ind w:left="720" w:hanging="360"/>
      </w:pPr>
      <w:rPr>
        <w:rFonts w:asciiTheme="minorHAnsi" w:hAnsiTheme="minorHAnsi" w:cstheme="minorHAnsi" w:hint="default"/>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BE21B1D"/>
    <w:multiLevelType w:val="hybridMultilevel"/>
    <w:tmpl w:val="56B6FD6A"/>
    <w:lvl w:ilvl="0" w:tplc="541C405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DB34B6B"/>
    <w:multiLevelType w:val="hybridMultilevel"/>
    <w:tmpl w:val="38D4A882"/>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E2E203C"/>
    <w:multiLevelType w:val="hybridMultilevel"/>
    <w:tmpl w:val="FCA62132"/>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12732D7"/>
    <w:multiLevelType w:val="hybridMultilevel"/>
    <w:tmpl w:val="483A4D7E"/>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31" w15:restartNumberingAfterBreak="0">
    <w:nsid w:val="75660D12"/>
    <w:multiLevelType w:val="hybridMultilevel"/>
    <w:tmpl w:val="24066EDE"/>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EE6196B"/>
    <w:multiLevelType w:val="hybridMultilevel"/>
    <w:tmpl w:val="8FD8C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19"/>
  </w:num>
  <w:num w:numId="4">
    <w:abstractNumId w:val="32"/>
  </w:num>
  <w:num w:numId="5">
    <w:abstractNumId w:val="16"/>
  </w:num>
  <w:num w:numId="6">
    <w:abstractNumId w:val="4"/>
  </w:num>
  <w:num w:numId="7">
    <w:abstractNumId w:val="21"/>
  </w:num>
  <w:num w:numId="8">
    <w:abstractNumId w:val="2"/>
  </w:num>
  <w:num w:numId="9">
    <w:abstractNumId w:val="22"/>
  </w:num>
  <w:num w:numId="10">
    <w:abstractNumId w:val="7"/>
  </w:num>
  <w:num w:numId="11">
    <w:abstractNumId w:val="1"/>
  </w:num>
  <w:num w:numId="12">
    <w:abstractNumId w:val="6"/>
  </w:num>
  <w:num w:numId="13">
    <w:abstractNumId w:val="26"/>
  </w:num>
  <w:num w:numId="14">
    <w:abstractNumId w:val="17"/>
  </w:num>
  <w:num w:numId="15">
    <w:abstractNumId w:val="15"/>
  </w:num>
  <w:num w:numId="16">
    <w:abstractNumId w:val="5"/>
  </w:num>
  <w:num w:numId="17">
    <w:abstractNumId w:val="12"/>
  </w:num>
  <w:num w:numId="18">
    <w:abstractNumId w:val="28"/>
  </w:num>
  <w:num w:numId="19">
    <w:abstractNumId w:val="31"/>
  </w:num>
  <w:num w:numId="20">
    <w:abstractNumId w:val="29"/>
  </w:num>
  <w:num w:numId="21">
    <w:abstractNumId w:val="23"/>
  </w:num>
  <w:num w:numId="22">
    <w:abstractNumId w:val="10"/>
  </w:num>
  <w:num w:numId="23">
    <w:abstractNumId w:val="24"/>
  </w:num>
  <w:num w:numId="24">
    <w:abstractNumId w:val="0"/>
  </w:num>
  <w:num w:numId="25">
    <w:abstractNumId w:val="11"/>
  </w:num>
  <w:num w:numId="26">
    <w:abstractNumId w:val="8"/>
  </w:num>
  <w:num w:numId="27">
    <w:abstractNumId w:val="20"/>
  </w:num>
  <w:num w:numId="28">
    <w:abstractNumId w:val="30"/>
  </w:num>
  <w:num w:numId="29">
    <w:abstractNumId w:val="25"/>
  </w:num>
  <w:num w:numId="30">
    <w:abstractNumId w:val="18"/>
  </w:num>
  <w:num w:numId="31">
    <w:abstractNumId w:val="3"/>
  </w:num>
  <w:num w:numId="32">
    <w:abstractNumId w:val="13"/>
  </w:num>
  <w:num w:numId="33">
    <w:abstractNumId w:val="1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rt Michael Schmoller">
    <w15:presenceInfo w15:providerId="None" w15:userId="Kurt Michael Schmo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46"/>
    <w:rsid w:val="00003180"/>
    <w:rsid w:val="00017F03"/>
    <w:rsid w:val="00020F4C"/>
    <w:rsid w:val="0002405C"/>
    <w:rsid w:val="00026A53"/>
    <w:rsid w:val="000327DF"/>
    <w:rsid w:val="000520D8"/>
    <w:rsid w:val="000600A6"/>
    <w:rsid w:val="0006406A"/>
    <w:rsid w:val="000645A7"/>
    <w:rsid w:val="000773F4"/>
    <w:rsid w:val="00084B1C"/>
    <w:rsid w:val="000A1078"/>
    <w:rsid w:val="000C393F"/>
    <w:rsid w:val="000C7B61"/>
    <w:rsid w:val="000D019B"/>
    <w:rsid w:val="000F0D47"/>
    <w:rsid w:val="000F2DEE"/>
    <w:rsid w:val="00111735"/>
    <w:rsid w:val="00125A14"/>
    <w:rsid w:val="001264EE"/>
    <w:rsid w:val="001358C4"/>
    <w:rsid w:val="001467F2"/>
    <w:rsid w:val="00150720"/>
    <w:rsid w:val="00154AF0"/>
    <w:rsid w:val="0016025B"/>
    <w:rsid w:val="00160FCE"/>
    <w:rsid w:val="0016160E"/>
    <w:rsid w:val="0017463A"/>
    <w:rsid w:val="001763EF"/>
    <w:rsid w:val="0018760A"/>
    <w:rsid w:val="00187DB7"/>
    <w:rsid w:val="00196815"/>
    <w:rsid w:val="001C559E"/>
    <w:rsid w:val="001E1F90"/>
    <w:rsid w:val="002034B0"/>
    <w:rsid w:val="002041DF"/>
    <w:rsid w:val="00205092"/>
    <w:rsid w:val="00210FCC"/>
    <w:rsid w:val="00222F27"/>
    <w:rsid w:val="00235F41"/>
    <w:rsid w:val="00246AB6"/>
    <w:rsid w:val="00251CEC"/>
    <w:rsid w:val="00263E85"/>
    <w:rsid w:val="00265E4E"/>
    <w:rsid w:val="002718BC"/>
    <w:rsid w:val="002737E8"/>
    <w:rsid w:val="002766A2"/>
    <w:rsid w:val="00277227"/>
    <w:rsid w:val="00280F19"/>
    <w:rsid w:val="00284018"/>
    <w:rsid w:val="00286718"/>
    <w:rsid w:val="00287D11"/>
    <w:rsid w:val="002949B1"/>
    <w:rsid w:val="00297149"/>
    <w:rsid w:val="002A59E8"/>
    <w:rsid w:val="002B417B"/>
    <w:rsid w:val="002C2AD1"/>
    <w:rsid w:val="002D3B0A"/>
    <w:rsid w:val="002E38DE"/>
    <w:rsid w:val="003016E5"/>
    <w:rsid w:val="00312220"/>
    <w:rsid w:val="00326EDE"/>
    <w:rsid w:val="00332F36"/>
    <w:rsid w:val="00333524"/>
    <w:rsid w:val="00353F24"/>
    <w:rsid w:val="00392889"/>
    <w:rsid w:val="00394218"/>
    <w:rsid w:val="0039549A"/>
    <w:rsid w:val="003C7810"/>
    <w:rsid w:val="003D268F"/>
    <w:rsid w:val="00400BFD"/>
    <w:rsid w:val="004225BB"/>
    <w:rsid w:val="00433352"/>
    <w:rsid w:val="00441197"/>
    <w:rsid w:val="00445DE8"/>
    <w:rsid w:val="004524FB"/>
    <w:rsid w:val="00457FEC"/>
    <w:rsid w:val="004617C3"/>
    <w:rsid w:val="00470A9E"/>
    <w:rsid w:val="004716E0"/>
    <w:rsid w:val="004744C1"/>
    <w:rsid w:val="00474A17"/>
    <w:rsid w:val="0048351E"/>
    <w:rsid w:val="0048684D"/>
    <w:rsid w:val="004906BF"/>
    <w:rsid w:val="00496D38"/>
    <w:rsid w:val="004A040D"/>
    <w:rsid w:val="004A7C9E"/>
    <w:rsid w:val="004F0EFB"/>
    <w:rsid w:val="004F189A"/>
    <w:rsid w:val="00511CED"/>
    <w:rsid w:val="005254BF"/>
    <w:rsid w:val="00532FD9"/>
    <w:rsid w:val="005360D4"/>
    <w:rsid w:val="00554513"/>
    <w:rsid w:val="00560D64"/>
    <w:rsid w:val="00562EA1"/>
    <w:rsid w:val="005638F0"/>
    <w:rsid w:val="0056765C"/>
    <w:rsid w:val="0057177C"/>
    <w:rsid w:val="00596B0C"/>
    <w:rsid w:val="005A786D"/>
    <w:rsid w:val="005C0DA9"/>
    <w:rsid w:val="005C1605"/>
    <w:rsid w:val="005D2258"/>
    <w:rsid w:val="005E39BD"/>
    <w:rsid w:val="00601298"/>
    <w:rsid w:val="0060132E"/>
    <w:rsid w:val="0060212B"/>
    <w:rsid w:val="0060329F"/>
    <w:rsid w:val="00604D4F"/>
    <w:rsid w:val="006062D0"/>
    <w:rsid w:val="00613585"/>
    <w:rsid w:val="006202BD"/>
    <w:rsid w:val="00632834"/>
    <w:rsid w:val="00637E32"/>
    <w:rsid w:val="0064074D"/>
    <w:rsid w:val="00641999"/>
    <w:rsid w:val="00642345"/>
    <w:rsid w:val="00650CE9"/>
    <w:rsid w:val="00661AFE"/>
    <w:rsid w:val="006653E7"/>
    <w:rsid w:val="0068308F"/>
    <w:rsid w:val="00686550"/>
    <w:rsid w:val="00687104"/>
    <w:rsid w:val="00692CEB"/>
    <w:rsid w:val="006A2068"/>
    <w:rsid w:val="006B3FEB"/>
    <w:rsid w:val="006D340C"/>
    <w:rsid w:val="006F084C"/>
    <w:rsid w:val="006F4951"/>
    <w:rsid w:val="00705112"/>
    <w:rsid w:val="0070700A"/>
    <w:rsid w:val="0070758D"/>
    <w:rsid w:val="00710E23"/>
    <w:rsid w:val="00711767"/>
    <w:rsid w:val="00715BDC"/>
    <w:rsid w:val="007169F8"/>
    <w:rsid w:val="00731EF4"/>
    <w:rsid w:val="00751CF0"/>
    <w:rsid w:val="00762BEE"/>
    <w:rsid w:val="00774A03"/>
    <w:rsid w:val="007915E9"/>
    <w:rsid w:val="00792B26"/>
    <w:rsid w:val="007948CD"/>
    <w:rsid w:val="007B610C"/>
    <w:rsid w:val="007C2FBE"/>
    <w:rsid w:val="007C5614"/>
    <w:rsid w:val="007D0A33"/>
    <w:rsid w:val="007D5F9E"/>
    <w:rsid w:val="007E79F4"/>
    <w:rsid w:val="007E7A1F"/>
    <w:rsid w:val="007F4917"/>
    <w:rsid w:val="007F6733"/>
    <w:rsid w:val="00810128"/>
    <w:rsid w:val="008112E6"/>
    <w:rsid w:val="00820526"/>
    <w:rsid w:val="00824EBD"/>
    <w:rsid w:val="008466BF"/>
    <w:rsid w:val="00847B12"/>
    <w:rsid w:val="00881C04"/>
    <w:rsid w:val="00882E7C"/>
    <w:rsid w:val="00884D81"/>
    <w:rsid w:val="008857B3"/>
    <w:rsid w:val="00891ABA"/>
    <w:rsid w:val="00892744"/>
    <w:rsid w:val="008A7E62"/>
    <w:rsid w:val="008B327C"/>
    <w:rsid w:val="008C26AA"/>
    <w:rsid w:val="008E1089"/>
    <w:rsid w:val="008E2394"/>
    <w:rsid w:val="008E2436"/>
    <w:rsid w:val="008F291B"/>
    <w:rsid w:val="00902A0B"/>
    <w:rsid w:val="009104E1"/>
    <w:rsid w:val="0092126A"/>
    <w:rsid w:val="00937E91"/>
    <w:rsid w:val="0096035D"/>
    <w:rsid w:val="00960A58"/>
    <w:rsid w:val="009B1D5D"/>
    <w:rsid w:val="009F5856"/>
    <w:rsid w:val="009F7935"/>
    <w:rsid w:val="00A053A0"/>
    <w:rsid w:val="00A06A10"/>
    <w:rsid w:val="00A10FF6"/>
    <w:rsid w:val="00A11A4F"/>
    <w:rsid w:val="00A12544"/>
    <w:rsid w:val="00A152E7"/>
    <w:rsid w:val="00A260DE"/>
    <w:rsid w:val="00A4157D"/>
    <w:rsid w:val="00A4612C"/>
    <w:rsid w:val="00A52DB0"/>
    <w:rsid w:val="00A67CA0"/>
    <w:rsid w:val="00A85E84"/>
    <w:rsid w:val="00AA474D"/>
    <w:rsid w:val="00AA4F51"/>
    <w:rsid w:val="00AB677B"/>
    <w:rsid w:val="00AB76E5"/>
    <w:rsid w:val="00AC2D3E"/>
    <w:rsid w:val="00AC6863"/>
    <w:rsid w:val="00AD36F0"/>
    <w:rsid w:val="00AD400A"/>
    <w:rsid w:val="00AE0B65"/>
    <w:rsid w:val="00AE59A4"/>
    <w:rsid w:val="00B004C9"/>
    <w:rsid w:val="00B0087D"/>
    <w:rsid w:val="00B11FEB"/>
    <w:rsid w:val="00B136D2"/>
    <w:rsid w:val="00B1627C"/>
    <w:rsid w:val="00B33B4A"/>
    <w:rsid w:val="00B424F6"/>
    <w:rsid w:val="00B4704F"/>
    <w:rsid w:val="00B55FCA"/>
    <w:rsid w:val="00B742C6"/>
    <w:rsid w:val="00B83AEF"/>
    <w:rsid w:val="00B87C67"/>
    <w:rsid w:val="00B94463"/>
    <w:rsid w:val="00BA0639"/>
    <w:rsid w:val="00BB13C6"/>
    <w:rsid w:val="00BB6654"/>
    <w:rsid w:val="00BC1187"/>
    <w:rsid w:val="00BC78BF"/>
    <w:rsid w:val="00BF4696"/>
    <w:rsid w:val="00C13960"/>
    <w:rsid w:val="00C14040"/>
    <w:rsid w:val="00C23B3A"/>
    <w:rsid w:val="00C44274"/>
    <w:rsid w:val="00C63720"/>
    <w:rsid w:val="00C66224"/>
    <w:rsid w:val="00C80A37"/>
    <w:rsid w:val="00C844C3"/>
    <w:rsid w:val="00CA2590"/>
    <w:rsid w:val="00CA652A"/>
    <w:rsid w:val="00CB51E7"/>
    <w:rsid w:val="00CB5E4D"/>
    <w:rsid w:val="00CC1043"/>
    <w:rsid w:val="00CC7F41"/>
    <w:rsid w:val="00CD3871"/>
    <w:rsid w:val="00CE3F3F"/>
    <w:rsid w:val="00CE7415"/>
    <w:rsid w:val="00D17117"/>
    <w:rsid w:val="00D40513"/>
    <w:rsid w:val="00D4634C"/>
    <w:rsid w:val="00D64C79"/>
    <w:rsid w:val="00D8136D"/>
    <w:rsid w:val="00D8180E"/>
    <w:rsid w:val="00D832BF"/>
    <w:rsid w:val="00D859B3"/>
    <w:rsid w:val="00D905FF"/>
    <w:rsid w:val="00DC24F6"/>
    <w:rsid w:val="00DD3164"/>
    <w:rsid w:val="00DE4FD8"/>
    <w:rsid w:val="00DE69B2"/>
    <w:rsid w:val="00DF5692"/>
    <w:rsid w:val="00DF5A36"/>
    <w:rsid w:val="00E00CB2"/>
    <w:rsid w:val="00E13EF3"/>
    <w:rsid w:val="00E24A41"/>
    <w:rsid w:val="00E52473"/>
    <w:rsid w:val="00E54D11"/>
    <w:rsid w:val="00E55E4F"/>
    <w:rsid w:val="00E57846"/>
    <w:rsid w:val="00E73895"/>
    <w:rsid w:val="00E80E16"/>
    <w:rsid w:val="00E91BA8"/>
    <w:rsid w:val="00E93586"/>
    <w:rsid w:val="00EC21A3"/>
    <w:rsid w:val="00EE49AD"/>
    <w:rsid w:val="00EE5C82"/>
    <w:rsid w:val="00F03203"/>
    <w:rsid w:val="00F0601F"/>
    <w:rsid w:val="00F227A4"/>
    <w:rsid w:val="00F31F01"/>
    <w:rsid w:val="00F41CF6"/>
    <w:rsid w:val="00F537E3"/>
    <w:rsid w:val="00F54536"/>
    <w:rsid w:val="00F57230"/>
    <w:rsid w:val="00F6224A"/>
    <w:rsid w:val="00F7142F"/>
    <w:rsid w:val="00F85DF2"/>
    <w:rsid w:val="00F8731A"/>
    <w:rsid w:val="00F9673C"/>
    <w:rsid w:val="00FA2D74"/>
    <w:rsid w:val="00FC220E"/>
    <w:rsid w:val="00FD0B6D"/>
    <w:rsid w:val="00FD159C"/>
    <w:rsid w:val="00FD703E"/>
    <w:rsid w:val="00FE5D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D402"/>
  <w15:chartTrackingRefBased/>
  <w15:docId w15:val="{9F6FE666-374F-4097-80BD-B5FE6CC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D1"/>
    <w:pPr>
      <w:spacing w:line="288" w:lineRule="auto"/>
    </w:pPr>
  </w:style>
  <w:style w:type="paragraph" w:styleId="Heading1">
    <w:name w:val="heading 1"/>
    <w:basedOn w:val="Normal"/>
    <w:next w:val="Normal"/>
    <w:link w:val="Heading1Char"/>
    <w:uiPriority w:val="9"/>
    <w:qFormat/>
    <w:rsid w:val="002C2AD1"/>
    <w:pPr>
      <w:keepNext/>
      <w:keepLines/>
      <w:spacing w:before="36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5FCA"/>
    <w:pPr>
      <w:keepNext/>
      <w:keepLines/>
      <w:spacing w:before="4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84D8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D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5FCA"/>
    <w:rPr>
      <w:rFonts w:asciiTheme="majorHAnsi" w:eastAsiaTheme="majorEastAsia" w:hAnsiTheme="majorHAnsi" w:cstheme="majorBidi"/>
      <w:b/>
      <w:sz w:val="26"/>
      <w:szCs w:val="26"/>
    </w:rPr>
  </w:style>
  <w:style w:type="paragraph" w:styleId="ListParagraph">
    <w:name w:val="List Paragraph"/>
    <w:basedOn w:val="Normal"/>
    <w:link w:val="ListParagraphChar"/>
    <w:uiPriority w:val="34"/>
    <w:qFormat/>
    <w:rsid w:val="00E57846"/>
    <w:pPr>
      <w:ind w:left="720"/>
      <w:contextualSpacing/>
    </w:pPr>
  </w:style>
  <w:style w:type="character" w:styleId="Hyperlink">
    <w:name w:val="Hyperlink"/>
    <w:basedOn w:val="DefaultParagraphFont"/>
    <w:uiPriority w:val="99"/>
    <w:unhideWhenUsed/>
    <w:rsid w:val="00E57846"/>
    <w:rPr>
      <w:color w:val="0563C1" w:themeColor="hyperlink"/>
      <w:u w:val="single"/>
    </w:rPr>
  </w:style>
  <w:style w:type="character" w:styleId="UnresolvedMention">
    <w:name w:val="Unresolved Mention"/>
    <w:basedOn w:val="DefaultParagraphFont"/>
    <w:uiPriority w:val="99"/>
    <w:semiHidden/>
    <w:unhideWhenUsed/>
    <w:rsid w:val="00E57846"/>
    <w:rPr>
      <w:color w:val="605E5C"/>
      <w:shd w:val="clear" w:color="auto" w:fill="E1DFDD"/>
    </w:rPr>
  </w:style>
  <w:style w:type="paragraph" w:customStyle="1" w:styleId="inlinecode">
    <w:name w:val="inline_code"/>
    <w:basedOn w:val="ListParagraph"/>
    <w:autoRedefine/>
    <w:rsid w:val="00D40513"/>
    <w:pPr>
      <w:ind w:left="0"/>
    </w:pPr>
    <w:rPr>
      <w:rFonts w:ascii="Consolas" w:hAnsi="Consolas"/>
      <w:sz w:val="20"/>
      <w:lang w:val="en-GB"/>
    </w:rPr>
  </w:style>
  <w:style w:type="character" w:styleId="Emphasis">
    <w:name w:val="Emphasis"/>
    <w:basedOn w:val="DefaultParagraphFont"/>
    <w:uiPriority w:val="20"/>
    <w:qFormat/>
    <w:rsid w:val="0006406A"/>
    <w:rPr>
      <w:i/>
      <w:iCs/>
    </w:rPr>
  </w:style>
  <w:style w:type="character" w:customStyle="1" w:styleId="Code">
    <w:name w:val="Code"/>
    <w:basedOn w:val="DefaultParagraphFont"/>
    <w:uiPriority w:val="1"/>
    <w:qFormat/>
    <w:rsid w:val="005C1605"/>
    <w:rPr>
      <w:rFonts w:ascii="Consolas" w:hAnsi="Consolas"/>
      <w:sz w:val="18"/>
      <w:bdr w:val="single" w:sz="4" w:space="0" w:color="AEAAAA" w:themeColor="background2" w:themeShade="BF"/>
      <w:shd w:val="clear" w:color="auto" w:fill="E7E6E6" w:themeFill="background2"/>
    </w:rPr>
  </w:style>
  <w:style w:type="character" w:customStyle="1" w:styleId="ListParagraphChar">
    <w:name w:val="List Paragraph Char"/>
    <w:basedOn w:val="DefaultParagraphFont"/>
    <w:link w:val="ListParagraph"/>
    <w:uiPriority w:val="34"/>
    <w:rsid w:val="00D40513"/>
  </w:style>
  <w:style w:type="character" w:styleId="CommentReference">
    <w:name w:val="annotation reference"/>
    <w:basedOn w:val="DefaultParagraphFont"/>
    <w:uiPriority w:val="99"/>
    <w:semiHidden/>
    <w:unhideWhenUsed/>
    <w:rsid w:val="00601298"/>
    <w:rPr>
      <w:sz w:val="16"/>
      <w:szCs w:val="16"/>
    </w:rPr>
  </w:style>
  <w:style w:type="paragraph" w:customStyle="1" w:styleId="Style1">
    <w:name w:val="Style1"/>
    <w:basedOn w:val="inlinecode"/>
    <w:next w:val="Normal"/>
    <w:qFormat/>
    <w:rsid w:val="00D40513"/>
  </w:style>
  <w:style w:type="paragraph" w:styleId="Title">
    <w:name w:val="Title"/>
    <w:basedOn w:val="Normal"/>
    <w:next w:val="Normal"/>
    <w:link w:val="TitleChar"/>
    <w:uiPriority w:val="10"/>
    <w:qFormat/>
    <w:rsid w:val="00273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7E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2126A"/>
    <w:rPr>
      <w:color w:val="954F72" w:themeColor="followedHyperlink"/>
      <w:u w:val="single"/>
    </w:rPr>
  </w:style>
  <w:style w:type="character" w:customStyle="1" w:styleId="Heading3Char">
    <w:name w:val="Heading 3 Char"/>
    <w:basedOn w:val="DefaultParagraphFont"/>
    <w:link w:val="Heading3"/>
    <w:uiPriority w:val="9"/>
    <w:rsid w:val="00884D81"/>
    <w:rPr>
      <w:rFonts w:asciiTheme="majorHAnsi" w:eastAsiaTheme="majorEastAsia" w:hAnsiTheme="majorHAnsi" w:cstheme="majorBidi"/>
      <w:b/>
      <w:sz w:val="28"/>
      <w:szCs w:val="24"/>
    </w:rPr>
  </w:style>
  <w:style w:type="table" w:styleId="TableGrid">
    <w:name w:val="Table Grid"/>
    <w:basedOn w:val="TableNormal"/>
    <w:uiPriority w:val="39"/>
    <w:rsid w:val="0060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01298"/>
    <w:pPr>
      <w:spacing w:line="240" w:lineRule="auto"/>
    </w:pPr>
    <w:rPr>
      <w:sz w:val="20"/>
      <w:szCs w:val="20"/>
    </w:rPr>
  </w:style>
  <w:style w:type="character" w:customStyle="1" w:styleId="CommentTextChar">
    <w:name w:val="Comment Text Char"/>
    <w:basedOn w:val="DefaultParagraphFont"/>
    <w:link w:val="CommentText"/>
    <w:uiPriority w:val="99"/>
    <w:semiHidden/>
    <w:rsid w:val="00601298"/>
    <w:rPr>
      <w:sz w:val="20"/>
      <w:szCs w:val="20"/>
    </w:rPr>
  </w:style>
  <w:style w:type="paragraph" w:styleId="CommentSubject">
    <w:name w:val="annotation subject"/>
    <w:basedOn w:val="CommentText"/>
    <w:next w:val="CommentText"/>
    <w:link w:val="CommentSubjectChar"/>
    <w:uiPriority w:val="99"/>
    <w:semiHidden/>
    <w:unhideWhenUsed/>
    <w:rsid w:val="00601298"/>
    <w:rPr>
      <w:b/>
      <w:bCs/>
    </w:rPr>
  </w:style>
  <w:style w:type="character" w:customStyle="1" w:styleId="CommentSubjectChar">
    <w:name w:val="Comment Subject Char"/>
    <w:basedOn w:val="CommentTextChar"/>
    <w:link w:val="CommentSubject"/>
    <w:uiPriority w:val="99"/>
    <w:semiHidden/>
    <w:rsid w:val="00601298"/>
    <w:rPr>
      <w:b/>
      <w:bCs/>
      <w:sz w:val="20"/>
      <w:szCs w:val="20"/>
    </w:rPr>
  </w:style>
  <w:style w:type="table" w:styleId="PlainTable4">
    <w:name w:val="Plain Table 4"/>
    <w:basedOn w:val="TableNormal"/>
    <w:uiPriority w:val="44"/>
    <w:rsid w:val="00CE3F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299768072">
      <w:bodyDiv w:val="1"/>
      <w:marLeft w:val="0"/>
      <w:marRight w:val="0"/>
      <w:marTop w:val="0"/>
      <w:marBottom w:val="0"/>
      <w:divBdr>
        <w:top w:val="none" w:sz="0" w:space="0" w:color="auto"/>
        <w:left w:val="none" w:sz="0" w:space="0" w:color="auto"/>
        <w:bottom w:val="none" w:sz="0" w:space="0" w:color="auto"/>
        <w:right w:val="none" w:sz="0" w:space="0" w:color="auto"/>
      </w:divBdr>
    </w:div>
    <w:div w:id="345909078">
      <w:bodyDiv w:val="1"/>
      <w:marLeft w:val="0"/>
      <w:marRight w:val="0"/>
      <w:marTop w:val="0"/>
      <w:marBottom w:val="0"/>
      <w:divBdr>
        <w:top w:val="none" w:sz="0" w:space="0" w:color="auto"/>
        <w:left w:val="none" w:sz="0" w:space="0" w:color="auto"/>
        <w:bottom w:val="none" w:sz="0" w:space="0" w:color="auto"/>
        <w:right w:val="none" w:sz="0" w:space="0" w:color="auto"/>
      </w:divBdr>
    </w:div>
    <w:div w:id="659769127">
      <w:bodyDiv w:val="1"/>
      <w:marLeft w:val="0"/>
      <w:marRight w:val="0"/>
      <w:marTop w:val="0"/>
      <w:marBottom w:val="0"/>
      <w:divBdr>
        <w:top w:val="none" w:sz="0" w:space="0" w:color="auto"/>
        <w:left w:val="none" w:sz="0" w:space="0" w:color="auto"/>
        <w:bottom w:val="none" w:sz="0" w:space="0" w:color="auto"/>
        <w:right w:val="none" w:sz="0" w:space="0" w:color="auto"/>
      </w:divBdr>
    </w:div>
    <w:div w:id="662974926">
      <w:bodyDiv w:val="1"/>
      <w:marLeft w:val="0"/>
      <w:marRight w:val="0"/>
      <w:marTop w:val="0"/>
      <w:marBottom w:val="0"/>
      <w:divBdr>
        <w:top w:val="none" w:sz="0" w:space="0" w:color="auto"/>
        <w:left w:val="none" w:sz="0" w:space="0" w:color="auto"/>
        <w:bottom w:val="none" w:sz="0" w:space="0" w:color="auto"/>
        <w:right w:val="none" w:sz="0" w:space="0" w:color="auto"/>
      </w:divBdr>
    </w:div>
    <w:div w:id="1218324251">
      <w:bodyDiv w:val="1"/>
      <w:marLeft w:val="0"/>
      <w:marRight w:val="0"/>
      <w:marTop w:val="0"/>
      <w:marBottom w:val="0"/>
      <w:divBdr>
        <w:top w:val="none" w:sz="0" w:space="0" w:color="auto"/>
        <w:left w:val="none" w:sz="0" w:space="0" w:color="auto"/>
        <w:bottom w:val="none" w:sz="0" w:space="0" w:color="auto"/>
        <w:right w:val="none" w:sz="0" w:space="0" w:color="auto"/>
      </w:divBdr>
    </w:div>
    <w:div w:id="1734892066">
      <w:bodyDiv w:val="1"/>
      <w:marLeft w:val="0"/>
      <w:marRight w:val="0"/>
      <w:marTop w:val="0"/>
      <w:marBottom w:val="0"/>
      <w:divBdr>
        <w:top w:val="none" w:sz="0" w:space="0" w:color="auto"/>
        <w:left w:val="none" w:sz="0" w:space="0" w:color="auto"/>
        <w:bottom w:val="none" w:sz="0" w:space="0" w:color="auto"/>
        <w:right w:val="none" w:sz="0" w:space="0" w:color="auto"/>
      </w:divBdr>
    </w:div>
    <w:div w:id="2020617819">
      <w:bodyDiv w:val="1"/>
      <w:marLeft w:val="0"/>
      <w:marRight w:val="0"/>
      <w:marTop w:val="0"/>
      <w:marBottom w:val="0"/>
      <w:divBdr>
        <w:top w:val="none" w:sz="0" w:space="0" w:color="auto"/>
        <w:left w:val="none" w:sz="0" w:space="0" w:color="auto"/>
        <w:bottom w:val="none" w:sz="0" w:space="0" w:color="auto"/>
        <w:right w:val="none" w:sz="0" w:space="0" w:color="auto"/>
      </w:divBdr>
    </w:div>
    <w:div w:id="20634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www.python.org/ftp/python/3.8.5/python-3.8.5-macosx10.9.pkg" TargetMode="External"/><Relationship Id="rId42" Type="http://schemas.openxmlformats.org/officeDocument/2006/relationships/image" Target="media/image15.sv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svg"/><Relationship Id="rId84" Type="http://schemas.openxmlformats.org/officeDocument/2006/relationships/image" Target="media/image57.png"/><Relationship Id="rId89" Type="http://schemas.openxmlformats.org/officeDocument/2006/relationships/image" Target="media/image62.svg"/><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hyperlink" Target="https://docs.conda.io/en/latest/miniconda.html" TargetMode="External"/><Relationship Id="rId32" Type="http://schemas.openxmlformats.org/officeDocument/2006/relationships/hyperlink" Target="https://pythonhosted.org/python-bioformats/" TargetMode="External"/><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svg"/><Relationship Id="rId79" Type="http://schemas.openxmlformats.org/officeDocument/2006/relationships/image" Target="media/image52.png"/><Relationship Id="rId102" Type="http://schemas.openxmlformats.org/officeDocument/2006/relationships/image" Target="media/image75.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s://github.com/SchmollerLab/Cell_ACDC/issues" TargetMode="External"/><Relationship Id="rId27" Type="http://schemas.microsoft.com/office/2011/relationships/commentsExtended" Target="commentsExtended.xml"/><Relationship Id="rId43" Type="http://schemas.openxmlformats.org/officeDocument/2006/relationships/image" Target="media/image16.png"/><Relationship Id="rId48" Type="http://schemas.openxmlformats.org/officeDocument/2006/relationships/image" Target="media/image21.svg"/><Relationship Id="rId64" Type="http://schemas.openxmlformats.org/officeDocument/2006/relationships/image" Target="media/image37.svg"/><Relationship Id="rId69" Type="http://schemas.openxmlformats.org/officeDocument/2006/relationships/image" Target="media/image42.png"/><Relationship Id="rId80" Type="http://schemas.openxmlformats.org/officeDocument/2006/relationships/image" Target="media/image53.svg"/><Relationship Id="rId85" Type="http://schemas.openxmlformats.org/officeDocument/2006/relationships/image" Target="media/image58.svg"/><Relationship Id="rId12" Type="http://schemas.openxmlformats.org/officeDocument/2006/relationships/image" Target="media/image3.png"/><Relationship Id="rId17" Type="http://schemas.openxmlformats.org/officeDocument/2006/relationships/hyperlink" Target="https://github.com/SchmollerLab/Cell_ACDC/issues" TargetMode="External"/><Relationship Id="rId33" Type="http://schemas.openxmlformats.org/officeDocument/2006/relationships/hyperlink" Target="https://cellprofiler.org/" TargetMode="External"/><Relationship Id="rId38" Type="http://schemas.openxmlformats.org/officeDocument/2006/relationships/hyperlink" Target="https://cellpose.readthedocs.io/en/latest/installation.html" TargetMode="External"/><Relationship Id="rId59" Type="http://schemas.openxmlformats.org/officeDocument/2006/relationships/image" Target="media/image32.png"/><Relationship Id="rId103" Type="http://schemas.openxmlformats.org/officeDocument/2006/relationships/image" Target="media/image76.png"/><Relationship Id="rId108" Type="http://schemas.microsoft.com/office/2011/relationships/people" Target="people.xml"/><Relationship Id="rId54" Type="http://schemas.openxmlformats.org/officeDocument/2006/relationships/image" Target="media/image27.svg"/><Relationship Id="rId70" Type="http://schemas.openxmlformats.org/officeDocument/2006/relationships/image" Target="media/image43.svg"/><Relationship Id="rId75" Type="http://schemas.openxmlformats.org/officeDocument/2006/relationships/image" Target="media/image48.png"/><Relationship Id="rId91" Type="http://schemas.openxmlformats.org/officeDocument/2006/relationships/image" Target="media/image64.svg"/><Relationship Id="rId96" Type="http://schemas.openxmlformats.org/officeDocument/2006/relationships/image" Target="media/image69.sv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python.org/ftp/python/3.8.4/python-3.8.4-amd64.exe" TargetMode="External"/><Relationship Id="rId23" Type="http://schemas.openxmlformats.org/officeDocument/2006/relationships/image" Target="media/image8.png"/><Relationship Id="rId28" Type="http://schemas.microsoft.com/office/2016/09/relationships/commentsIds" Target="commentsIds.xml"/><Relationship Id="rId36" Type="http://schemas.openxmlformats.org/officeDocument/2006/relationships/hyperlink" Target="https://imagej.net/software/fiji/" TargetMode="External"/><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79.svg"/><Relationship Id="rId10" Type="http://schemas.openxmlformats.org/officeDocument/2006/relationships/hyperlink" Target="https://github.com/SchmollerLab/Cell_ACDC/releases" TargetMode="External"/><Relationship Id="rId31" Type="http://schemas.openxmlformats.org/officeDocument/2006/relationships/hyperlink" Target="https://www.openmicroscopy.org/bio-formats/" TargetMode="External"/><Relationship Id="rId44" Type="http://schemas.openxmlformats.org/officeDocument/2006/relationships/image" Target="media/image17.svg"/><Relationship Id="rId52" Type="http://schemas.openxmlformats.org/officeDocument/2006/relationships/image" Target="media/image25.sv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sv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sv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github.com/lpbsscientist/YeaZ-GUI" TargetMode="External"/><Relationship Id="rId13" Type="http://schemas.openxmlformats.org/officeDocument/2006/relationships/hyperlink" Target="https://github.com/SchmollerLab/Cell_ACDC/issues" TargetMode="External"/><Relationship Id="rId18" Type="http://schemas.openxmlformats.org/officeDocument/2006/relationships/image" Target="media/image6.png"/><Relationship Id="rId39" Type="http://schemas.openxmlformats.org/officeDocument/2006/relationships/image" Target="media/image12.png"/><Relationship Id="rId109" Type="http://schemas.openxmlformats.org/officeDocument/2006/relationships/theme" Target="theme/theme1.xml"/><Relationship Id="rId34" Type="http://schemas.openxmlformats.org/officeDocument/2006/relationships/hyperlink" Target="https://docs.openmicroscopy.org/bio-formats/6.7.0/supported-formats.html" TargetMode="External"/><Relationship Id="rId50" Type="http://schemas.openxmlformats.org/officeDocument/2006/relationships/image" Target="media/image23.svg"/><Relationship Id="rId55" Type="http://schemas.openxmlformats.org/officeDocument/2006/relationships/image" Target="media/image28.png"/><Relationship Id="rId76" Type="http://schemas.openxmlformats.org/officeDocument/2006/relationships/image" Target="media/image49.svg"/><Relationship Id="rId97" Type="http://schemas.openxmlformats.org/officeDocument/2006/relationships/image" Target="media/image70.png"/><Relationship Id="rId104" Type="http://schemas.openxmlformats.org/officeDocument/2006/relationships/image" Target="media/image77.svg"/><Relationship Id="rId7" Type="http://schemas.openxmlformats.org/officeDocument/2006/relationships/image" Target="media/image2.svg"/><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hyperlink" Target="https://github.com/SchmollerLab/Cell_ACDC/issues"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svg"/><Relationship Id="rId87" Type="http://schemas.openxmlformats.org/officeDocument/2006/relationships/image" Target="media/image60.svg"/><Relationship Id="rId61" Type="http://schemas.openxmlformats.org/officeDocument/2006/relationships/image" Target="media/image34.png"/><Relationship Id="rId82" Type="http://schemas.openxmlformats.org/officeDocument/2006/relationships/image" Target="media/image55.svg"/><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0.png"/><Relationship Id="rId56" Type="http://schemas.openxmlformats.org/officeDocument/2006/relationships/image" Target="media/image29.svg"/><Relationship Id="rId77" Type="http://schemas.openxmlformats.org/officeDocument/2006/relationships/image" Target="media/image50.png"/><Relationship Id="rId100" Type="http://schemas.openxmlformats.org/officeDocument/2006/relationships/image" Target="media/image73.svg"/><Relationship Id="rId105" Type="http://schemas.openxmlformats.org/officeDocument/2006/relationships/image" Target="media/image78.png"/><Relationship Id="rId8" Type="http://schemas.openxmlformats.org/officeDocument/2006/relationships/hyperlink" Target="https://cellpose.readthedocs.io/en/latest/" TargetMode="External"/><Relationship Id="rId51" Type="http://schemas.openxmlformats.org/officeDocument/2006/relationships/image" Target="media/image24.png"/><Relationship Id="rId72" Type="http://schemas.openxmlformats.org/officeDocument/2006/relationships/image" Target="media/image45.svg"/><Relationship Id="rId93" Type="http://schemas.openxmlformats.org/officeDocument/2006/relationships/image" Target="media/image66.png"/><Relationship Id="rId98" Type="http://schemas.openxmlformats.org/officeDocument/2006/relationships/image" Target="media/image71.svg"/><Relationship Id="rId3" Type="http://schemas.openxmlformats.org/officeDocument/2006/relationships/styles" Target="styles.xml"/><Relationship Id="rId25" Type="http://schemas.openxmlformats.org/officeDocument/2006/relationships/hyperlink" Target="https://github.com/SchmollerLab/Cell_ACDC/issues" TargetMode="External"/><Relationship Id="rId46" Type="http://schemas.openxmlformats.org/officeDocument/2006/relationships/image" Target="media/image19.svg"/><Relationship Id="rId67" Type="http://schemas.openxmlformats.org/officeDocument/2006/relationships/image" Target="media/image40.png"/><Relationship Id="rId20" Type="http://schemas.openxmlformats.org/officeDocument/2006/relationships/hyperlink" Target="https://github.com/SchmollerLab/Cell_ACDC/issues"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56DE-F164-40B8-90F3-38D5499CB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25</Pages>
  <Words>4495</Words>
  <Characters>25625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Padovani</dc:creator>
  <cp:keywords/>
  <dc:description/>
  <cp:lastModifiedBy>Francesco Padovani</cp:lastModifiedBy>
  <cp:revision>29</cp:revision>
  <dcterms:created xsi:type="dcterms:W3CDTF">2021-09-18T08:56:00Z</dcterms:created>
  <dcterms:modified xsi:type="dcterms:W3CDTF">2021-09-18T19:02:00Z</dcterms:modified>
</cp:coreProperties>
</file>